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A745" w14:textId="6F9E1BA7" w:rsidR="00610C0C" w:rsidRDefault="00850FB1" w:rsidP="00C118A3">
      <w:pPr>
        <w:jc w:val="center"/>
        <w:rPr>
          <w:rFonts w:cs="Times New Roman"/>
          <w:b/>
          <w:bCs/>
          <w:szCs w:val="24"/>
        </w:rPr>
      </w:pPr>
      <w:r>
        <w:rPr>
          <w:rFonts w:cs="Times New Roman"/>
          <w:b/>
          <w:bCs/>
          <w:noProof/>
          <w:szCs w:val="24"/>
        </w:rPr>
        <w:drawing>
          <wp:inline distT="0" distB="0" distL="0" distR="0" wp14:anchorId="1F97D5DF" wp14:editId="64AC2F7B">
            <wp:extent cx="2130949" cy="1024495"/>
            <wp:effectExtent l="0" t="0" r="3175" b="0"/>
            <wp:docPr id="21" name="Imagen 2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007" cy="1030292"/>
                    </a:xfrm>
                    <a:prstGeom prst="rect">
                      <a:avLst/>
                    </a:prstGeom>
                  </pic:spPr>
                </pic:pic>
              </a:graphicData>
            </a:graphic>
          </wp:inline>
        </w:drawing>
      </w:r>
    </w:p>
    <w:p w14:paraId="2303A98E" w14:textId="77777777" w:rsidR="00610C0C" w:rsidRDefault="00610C0C" w:rsidP="00C118A3">
      <w:pPr>
        <w:jc w:val="center"/>
        <w:rPr>
          <w:rFonts w:cs="Times New Roman"/>
          <w:b/>
          <w:bCs/>
          <w:szCs w:val="24"/>
        </w:rPr>
      </w:pPr>
    </w:p>
    <w:p w14:paraId="2436856D" w14:textId="243058C4" w:rsidR="00573C21" w:rsidRPr="004341C0" w:rsidRDefault="00B912D2" w:rsidP="00C118A3">
      <w:pPr>
        <w:jc w:val="center"/>
        <w:rPr>
          <w:rFonts w:cs="Times New Roman"/>
          <w:b/>
          <w:bCs/>
          <w:szCs w:val="24"/>
        </w:rPr>
      </w:pPr>
      <w:r>
        <w:rPr>
          <w:rFonts w:cs="Times New Roman"/>
          <w:b/>
          <w:bCs/>
          <w:szCs w:val="24"/>
        </w:rPr>
        <w:t>Inteligencia artificial aplicada a un foro de discusión</w:t>
      </w:r>
      <w:r w:rsidR="00A72493">
        <w:rPr>
          <w:rFonts w:cs="Times New Roman"/>
          <w:b/>
          <w:bCs/>
          <w:szCs w:val="24"/>
        </w:rPr>
        <w:t xml:space="preserve"> tecnológica</w:t>
      </w:r>
    </w:p>
    <w:p w14:paraId="3906BE8C" w14:textId="2763D7DA" w:rsidR="00013939" w:rsidRDefault="00013939" w:rsidP="00573C21">
      <w:pPr>
        <w:jc w:val="center"/>
        <w:rPr>
          <w:rFonts w:cs="Times New Roman"/>
          <w:szCs w:val="24"/>
        </w:rPr>
      </w:pPr>
    </w:p>
    <w:p w14:paraId="17B8FEDB" w14:textId="77777777" w:rsidR="00921501" w:rsidRPr="000511AB" w:rsidRDefault="00921501" w:rsidP="00573C21">
      <w:pPr>
        <w:jc w:val="center"/>
        <w:rPr>
          <w:rFonts w:cs="Times New Roman"/>
          <w:szCs w:val="24"/>
        </w:rPr>
      </w:pPr>
    </w:p>
    <w:p w14:paraId="167A4B08" w14:textId="4071ED2A" w:rsidR="00F15413" w:rsidRPr="003F3506" w:rsidRDefault="00B912D2" w:rsidP="003028E4">
      <w:pPr>
        <w:jc w:val="center"/>
        <w:rPr>
          <w:rFonts w:cs="Times New Roman"/>
          <w:szCs w:val="24"/>
        </w:rPr>
      </w:pPr>
      <w:bookmarkStart w:id="0" w:name="_Hlk65067898"/>
      <w:r>
        <w:rPr>
          <w:rFonts w:cs="Times New Roman"/>
          <w:szCs w:val="24"/>
        </w:rPr>
        <w:t>Julieth Tatiana García Zuluaga</w:t>
      </w:r>
    </w:p>
    <w:p w14:paraId="7ED3F2B0" w14:textId="2F15CBC9" w:rsidR="00013939" w:rsidRDefault="00013939" w:rsidP="00573C21">
      <w:pPr>
        <w:jc w:val="center"/>
        <w:rPr>
          <w:rFonts w:cs="Times New Roman"/>
          <w:szCs w:val="24"/>
        </w:rPr>
      </w:pPr>
    </w:p>
    <w:p w14:paraId="2CE5A155" w14:textId="77777777" w:rsidR="003D2EE8" w:rsidRDefault="003D2EE8" w:rsidP="00573C21">
      <w:pPr>
        <w:jc w:val="center"/>
        <w:rPr>
          <w:rFonts w:cs="Times New Roman"/>
          <w:szCs w:val="24"/>
        </w:rPr>
      </w:pPr>
    </w:p>
    <w:p w14:paraId="36E8641E" w14:textId="77777777" w:rsidR="003D2EE8" w:rsidRPr="004635B6" w:rsidRDefault="00000000" w:rsidP="003D2EE8">
      <w:pPr>
        <w:jc w:val="center"/>
        <w:rPr>
          <w:rFonts w:cs="Times New Roman"/>
          <w:szCs w:val="24"/>
        </w:rPr>
      </w:pPr>
      <w:sdt>
        <w:sdtPr>
          <w:rPr>
            <w:rStyle w:val="Estilo7"/>
          </w:rPr>
          <w:alias w:val="Tipo de documento"/>
          <w:tag w:val="Tipo de documento"/>
          <w:id w:val="1426378470"/>
          <w:placeholder>
            <w:docPart w:val="C085C143E00C4F448E18995E5C3BB7BF"/>
          </w:placeholder>
          <w15:color w:val="008000"/>
          <w:dropDownList>
            <w:listItem w:displayText="Seleccione tipo de documento" w:value="Seleccione tipo de documento"/>
            <w:listItem w:displayText="Anteproyecto presentado" w:value="Anteproyecto presentado"/>
            <w:listItem w:displayText="Artículo de investigación presentado" w:value="Artículo de investigación presentado"/>
            <w:listItem w:displayText="Artículo de reflexión presentado" w:value="Artículo de reflexión presentado"/>
            <w:listItem w:displayText="Artículo de revisión presentado" w:value="Artículo de revisión presentado"/>
            <w:listItem w:displayText="Balance historiográfico presentado" w:value="Balance historiográfico presentado"/>
            <w:listItem w:displayText="Cartilla presentada" w:value="Cartilla presentada"/>
            <w:listItem w:displayText="Compilación y edición crítica de fuentes documentales presentada" w:value="Compilación y edición crítica de fuentes documentales presentada"/>
            <w:listItem w:displayText="Descripción y valoración de fuentes documentales presentado" w:value="Descripción y valoración de fuentes documentales presentado"/>
            <w:listItem w:displayText="Ensayo presentado" w:value="Ensayo presentado"/>
            <w:listItem w:displayText="Informe de pasantía en investigación presentado" w:value="Informe de pasantía en investigación presentado"/>
            <w:listItem w:displayText="Informe de práctica presentado" w:value="Informe de práctica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listItem w:displayText="Trabajo de investigación presentado" w:value="Trabajo de investigación presentado"/>
          </w:dropDownList>
        </w:sdtPr>
        <w:sdtEndPr>
          <w:rPr>
            <w:rStyle w:val="Fuentedeprrafopredeter"/>
            <w:rFonts w:cs="Times New Roman"/>
            <w:szCs w:val="24"/>
          </w:rPr>
        </w:sdtEndPr>
        <w:sdtContent>
          <w:r w:rsidR="003D2EE8">
            <w:rPr>
              <w:rStyle w:val="Estilo7"/>
            </w:rPr>
            <w:t>Monografía presentada</w:t>
          </w:r>
        </w:sdtContent>
      </w:sdt>
      <w:r w:rsidR="003D2EE8">
        <w:rPr>
          <w:rFonts w:cs="Times New Roman"/>
          <w:szCs w:val="24"/>
        </w:rPr>
        <w:t xml:space="preserve"> </w:t>
      </w:r>
      <w:r w:rsidR="003D2EE8" w:rsidRPr="000511AB">
        <w:rPr>
          <w:rFonts w:cs="Times New Roman"/>
          <w:szCs w:val="24"/>
        </w:rPr>
        <w:t>para optar al título de</w:t>
      </w:r>
      <w:r w:rsidR="003D2EE8">
        <w:rPr>
          <w:rFonts w:cs="Times New Roman"/>
          <w:szCs w:val="24"/>
        </w:rPr>
        <w:t xml:space="preserve"> </w:t>
      </w:r>
      <w:sdt>
        <w:sdtPr>
          <w:rPr>
            <w:rStyle w:val="TextocomentarioCar"/>
            <w:sz w:val="24"/>
            <w:szCs w:val="24"/>
          </w:rPr>
          <w:alias w:val="Título académico otorgado"/>
          <w:tag w:val="Título"/>
          <w:id w:val="-1279178973"/>
          <w:placeholder>
            <w:docPart w:val="CDDD6F0D24EA4D0CBAACF5AA0A0FC96C"/>
          </w:placeholder>
          <w15:color w:val="008000"/>
          <w:dropDownList>
            <w:listItem w:displayText="Seleccione título otorgado por UdeA (A-Z)" w:value="Seleccione título otorgado por UdeA (A-Z)"/>
            <w:listItem w:displayText="Abogado" w:value="Abogado"/>
            <w:listItem w:displayText="Administrador Ambiental y Sanitario" w:value="Administrador Ambiental y Sanitario"/>
            <w:listItem w:displayText="Administrador de Empresas" w:value="Administrador de Empresas"/>
            <w:listItem w:displayText="Administrador en Salud" w:value="Administrador en Salud"/>
            <w:listItem w:displayText="Antropólogo" w:value="Antropólogo"/>
            <w:listItem w:displayText="Archivista" w:value="Archivista"/>
            <w:listItem w:displayText="Astrónomo" w:value="Astrónomo"/>
            <w:listItem w:displayText="Bibliotecólogo" w:value="Bibliotecólogo"/>
            <w:listItem w:displayText="Bioingeniero" w:value="Bioingeniero"/>
            <w:listItem w:displayText="Biólogo" w:value="Biólogo"/>
            <w:listItem w:displayText="Comunicador" w:value="Comunicador"/>
            <w:listItem w:displayText="Comunicador Audiovisual y Multimedial" w:value="Comunicador Audiovisual y Multimedial"/>
            <w:listItem w:displayText="Comunicador Social - Periodista" w:value="Comunicador Social - Periodista"/>
            <w:listItem w:displayText="Contador Público" w:value="Contador Público"/>
            <w:listItem w:displayText="Doctor en Administración y Organizaciones" w:value="Doctor en Administración y Organizaciones"/>
            <w:listItem w:displayText="Doctor en Artes" w:value="Doctor en Artes"/>
            <w:listItem w:displayText="Doctor en Biología" w:value="Doctor en Biología"/>
            <w:listItem w:displayText="Doctor en Biotecnología" w:value="Doctor en Biotecnología"/>
            <w:listItem w:displayText="Doctor en Ciencias Animales" w:value="Doctor en Ciencias Animales"/>
            <w:listItem w:displayText="Doctor en Ciencias del Mar" w:value="Doctor en Ciencias del Mar"/>
            <w:listItem w:displayText="Doctor en Ciencias Farmacéuticas y Alimentarias" w:value="Doctor en Ciencias Farmacéuticas y Alimentarias"/>
            <w:listItem w:displayText="Doctor en Ciencias Odontológicas" w:value="Doctor en Ciencias Odontológicas"/>
            <w:listItem w:displayText="Doctor en Ciencias Químicas" w:value="Doctor en Ciencias Químicas"/>
            <w:listItem w:displayText="Doctor en Ciencias Sociales" w:value="Doctor en Ciencias Sociales"/>
            <w:listItem w:displayText="Doctor en Ciencias Veterinarias" w:value="Doctor en Ciencias Veterinarias"/>
            <w:listItem w:displayText="Doctor en Derecho" w:value="Doctor en Derecho"/>
            <w:listItem w:displayText="Doctor en Educación" w:value="Doctor en Educación"/>
            <w:listItem w:displayText="Doctor en Educación Física" w:value="Doctor en Educación Física"/>
            <w:listItem w:displayText="Doctor en Enfermería" w:value="Doctor en Enfermería"/>
            <w:listItem w:displayText="Doctor en Epidemiología" w:value="Doctor en Epidemiología"/>
            <w:listItem w:displayText="Doctor en Estudios Socioespaciales" w:value="Doctor en Estudios Socioespaciales"/>
            <w:listItem w:displayText="Doctor en Filosofía" w:value="Doctor en Filosofía"/>
            <w:listItem w:displayText="Doctor en Física" w:value="Doctor en Física"/>
            <w:listItem w:displayText="Doctor en Ingeniería Ambiental" w:value="Doctor en Ingeniería Ambiental"/>
            <w:listItem w:displayText="Doctor en Ingeniería de Materiales" w:value="Doctor en Ingeniería de Materiales"/>
            <w:listItem w:displayText="Doctor en Ingeniería Electrónica y de Computación" w:value="Doctor en Ingeniería Electrónica y de Computación"/>
            <w:listItem w:displayText="Doctor en Ingeniería Química" w:value="Doctor en Ingeniería Química"/>
            <w:listItem w:displayText="Doctor en Lingüística" w:value="Doctor en Lingüística"/>
            <w:listItem w:displayText="Doctor en Literatura" w:value="Doctor en Literatura"/>
            <w:listItem w:displayText="Doctor en Matemáticas" w:value="Doctor en Matemáticas"/>
            <w:listItem w:displayText="Doctor en Medicina Clínica" w:value="Doctor en Medicina Clínica"/>
            <w:listItem w:displayText="Doctor en Microbiología" w:value="Doctor en Microbiología"/>
            <w:listItem w:displayText="Doctor en Psicoanálisis" w:value="Doctor en Psicoanálisis"/>
            <w:listItem w:displayText="Doctor en Salud Pública" w:value="Doctor en Salud Pública"/>
            <w:listItem w:displayText="Ecológo de Zonas Costeras" w:value="Ecológo de Zonas Costeras"/>
            <w:listItem w:displayText="Economista" w:value="Economista"/>
            <w:listItem w:displayText="Enfermero" w:value="Enfermero"/>
            <w:listItem w:displayText="Epidemiólogo Clínico" w:value="Epidemiólogo Clínico"/>
            <w:listItem w:displayText="Especialista Clínico en Endodoncia" w:value="Especialista Clínico en Endodoncia"/>
            <w:listItem w:displayText="Especialista Clínico en Odontología Integral del Adulto" w:value="Especialista Clínico en Odontología Integral del Adulto"/>
            <w:listItem w:displayText="Especialista Clínico en Ortodoncia" w:value="Especialista Clínico en Ortodoncia"/>
            <w:listItem w:displayText="Especialista Clínico en Ortopedia Maxilar" w:value="Especialista Clínico en Ortopedia Maxilar"/>
            <w:listItem w:displayText="Especialista en Administración de Servicios de Salud" w:value="Especialista en Administración de Servicios de Salud"/>
            <w:listItem w:displayText="Especialista en Administración Deportiva" w:value="Especialista en Administración Deportiva"/>
            <w:listItem w:displayText="Especialista en Aleorgología Clínica" w:value="Especialista en Aleorgología Clínica"/>
            <w:listItem w:displayText="Especialista en Análisis y Diseño de Estructuras" w:value="Especialista en Análisis y Diseño de Estructuras"/>
            <w:listItem w:displayText="Especialista en Analítica y Ciencia de Datos" w:value="Especialista en Analítica y Ciencia de Datos"/>
            <w:listItem w:displayText="Especialista en Anestesiología y Reanimación" w:value="Especialista en Anestesiología y Reanimación"/>
            <w:listItem w:displayText="Especialista en Auditoría en Salud" w:value="Especialista en Auditoría en Salud"/>
            <w:listItem w:displayText="Especialista en Auditoría y Control de Gestión" w:value="Especialista en Auditoría y Control de Gestión"/>
            <w:listItem w:displayText="Especialista en Café" w:value="Especialista en Café"/>
            <w:listItem w:displayText="Especialista en Cardiología Clínica" w:value="Especialista en Cardiología Clínica"/>
            <w:listItem w:displayText="Especialista en Cirugía de Cabeza y Cuello" w:value="Especialista en Cirugía de Cabeza y Cuello"/>
            <w:listItem w:displayText="Especialista en Cirugía de Trasplantes" w:value="Especialista en Cirugía de Trasplantes"/>
            <w:listItem w:displayText="Especialista en Cirugía General" w:value="Especialista en Cirugía General"/>
            <w:listItem w:displayText="Especialista en Cirugía Oncológica" w:value="Especialista en Cirugía Oncológica"/>
            <w:listItem w:displayText="Especialista en Cirugía Oral y Maxilofacial" w:value="Especialista en Cirugía Oral y Maxilofacial"/>
            <w:listItem w:displayText="Especialista en Cirugía Pediátrica" w:value="Especialista en Cirugía Pediátrica"/>
            <w:listItem w:displayText="Especialista en Cirugía Plástica, Maxilofacial y de la Mano" w:value="Especialista en Cirugía Plástica, Maxilofacial y de la Mano"/>
            <w:listItem w:displayText="Especialista en Cirugía Vascular" w:value="Especialista en Cirugía Vascular"/>
            <w:listItem w:displayText="Especialista en Cuidado en Enfermería al Paciente con Cáncer y su Familia" w:value="Especialista en Cuidado en Enfermería al Paciente con Cáncer y su Familia"/>
            <w:listItem w:displayText="Especialista en Derecho Administrativo" w:value="Especialista en Derecho Administrativo"/>
            <w:listItem w:displayText="Especialista en Derecho de la Seguridad Social" w:value="Especialista en Derecho de la Seguridad Social"/>
            <w:listItem w:displayText="Especialista en Derecho Privado" w:value="Especialista en Derecho Privado"/>
            <w:listItem w:displayText="Especialista en Derecho Procesal" w:value="Especialista en Derecho Procesal"/>
            <w:listItem w:displayText="Especialista en Derecho Urbanístico" w:value="Especialista en Derecho Urbanístico"/>
            <w:listItem w:displayText="Especialista en Derechos Humanos y Derecho Internacional Humanitario" w:value="Especialista en Derechos Humanos y Derecho Internacional Humanitario"/>
            <w:listItem w:displayText="Especialista en Dermatología" w:value="Especialista en Dermatología"/>
            <w:listItem w:displayText="Especialista en Diseño Mecánico" w:value="Especialista en Diseño Mecánico"/>
            <w:listItem w:displayText="Especialista en Edición de Publicaciones" w:value="Especialista en Edición de Publicaciones"/>
            <w:listItem w:displayText="Especialista en Educación Física. Entrenamiento Deportivo" w:value="Especialista en Educación Física. Entrenamiento Deportivo"/>
            <w:listItem w:displayText="Especialista en Educación Física: Actividad Física y Salud" w:value="Especialista en Educación Física: Actividad Física y Salud"/>
            <w:listItem w:displayText="Especialista en Eficiencia Energética" w:value="Especialista en Eficiencia Energética"/>
            <w:listItem w:displayText="Especialista en Endocrinología Clínica y Metabolismo" w:value="Especialista en Endocrinología Clínica y Metabolismo"/>
            <w:listItem w:displayText="Especialista en Endocrinología Pediátrica" w:value="Especialista en Endocrinología Pediátrica"/>
            <w:listItem w:displayText="Especialista en Enfermedades Infecciosas" w:value="Especialista en Enfermedades Infecciosas"/>
            <w:listItem w:displayText="Especialista en Enfermería en Cuidado al Adulto en Estado Crítico de Salud" w:value="Especialista en Enfermería en Cuidado al Adulto en Estado Crítico de Salud"/>
            <w:listItem w:displayText="Especialista en Enfermería en Cuidado al Niño en Estado Crítico de Salud" w:value="Especialista en Enfermería en Cuidado al Niño en Estado Crítico de Salud"/>
            <w:listItem w:displayText="Especialista en Ergonomía" w:value="Especialista en Ergonomía"/>
            <w:listItem w:displayText="Especialista en Evaluación Económica en Salud" w:value="Especialista en Evaluación Económica en Salud"/>
            <w:listItem w:displayText="Especialista en Evaluación Socioeconómica de Proyectos" w:value="Especialista en Evaluación Socioeconómica de Proyectos"/>
            <w:listItem w:displayText="Especialista en Extensión Rural" w:value="Especialista en Extensión Rural"/>
            <w:listItem w:displayText="Especialista en Finanzas" w:value="Especialista en Finanzas"/>
            <w:listItem w:displayText="Especialista en Gerencia de Mantenimiento" w:value="Especialista en Gerencia de Mantenimiento"/>
            <w:listItem w:displayText="Especialista en Gerencia de Servicios de Información" w:value="Especialista en Gerencia de Servicios de Información"/>
            <w:listItem w:displayText="Especialista en Gestión Ambiental" w:value="Especialista en Gestión Ambiental"/>
            <w:listItem w:displayText="Especialista en Gestión Tributaria" w:value="Especialista en Gestión Tributaria"/>
            <w:listItem w:displayText="Especialista en Hematología Clínica" w:value="Especialista en Hematología Clínica"/>
            <w:listItem w:displayText="Especialista en Hemodinámica, Cardiología Intervencionista y Vascular Periférico" w:value="Especialista en Hemodinámica, Cardiología Intervencionista y Vascular Periférico"/>
            <w:listItem w:displayText="Especialista en Hepatología Clínica" w:value="Especialista en Hepatología Clínica"/>
            <w:listItem w:displayText="Especialista en Imagen Corporal" w:value="Especialista en Imagen Corporal"/>
            <w:listItem w:displayText="Especialista en Literatura Comparada" w:value="Especialista en Literatura Comparada"/>
            <w:listItem w:displayText="Especialista en Logística Integral" w:value="Especialista en Logística Integral"/>
            <w:listItem w:displayText="Especialista en Manejo y Gestión del Agua" w:value="Especialista en Manejo y Gestión del Agua"/>
            <w:listItem w:displayText="Especialista en Medicina Aplicada a la Actividad Física y al Deporte" w:value="Especialista en Medicina Aplicada a la Actividad Física y al Deporte"/>
            <w:listItem w:displayText="Especialista en Medicina Crítica y Cuidados Intensivos" w:value="Especialista en Medicina Crítica y Cuidados Intensivos"/>
            <w:listItem w:displayText="Especialista en Medicina de Urgencias" w:value="Especialista en Medicina de Urgencias"/>
            <w:listItem w:displayText="Especialista en Medicina del Dolor" w:value="Especialista en Medicina del Dolor"/>
            <w:listItem w:displayText="Especialista en Medicina Física y Rehabilitación" w:value="Especialista en Medicina Física y Rehabilitación"/>
            <w:listItem w:displayText="Especialista en Medicina Interna" w:value="Especialista en Medicina Interna"/>
            <w:listItem w:displayText="Especialista en Medicina Vascular" w:value="Especialista en Medicina Vascular"/>
            <w:listItem w:displayText="Especialista en Medio Ambiente y Geoinformática" w:value="Especialista en Medio Ambiente y Geoinformática"/>
            <w:listItem w:displayText="Especialista en Nefrología" w:value="Especialista en Nefrología"/>
            <w:listItem w:displayText="Especialista en Neonatología" w:value="Especialista en Neonatología"/>
            <w:listItem w:displayText="Especialista en Neurocirugía" w:value="Especialista en Neurocirugía"/>
            <w:listItem w:displayText="Especialista en Neurología" w:value="Especialista en Neurología"/>
            <w:listItem w:displayText="Especialista en Neurología Infantil" w:value="Especialista en Neurología Infantil"/>
            <w:listItem w:displayText="Especialista en Neurorradiología" w:value="Especialista en Neurorradiología"/>
            <w:listItem w:displayText="Especialista en Obstetricia y Ginecología" w:value="Especialista en Obstetricia y Ginecología"/>
            <w:listItem w:displayText="Especialista en Oftalmología" w:value="Especialista en Oftalmología"/>
            <w:listItem w:displayText="Especialista en Ortopedia y Traumatología" w:value="Especialista en Ortopedia y Traumatología"/>
            <w:listItem w:displayText="Especialista en Otorrinolaringología y Cirugía de Cabeza y Cuello" w:value="Especialista en Otorrinolaringología y Cirugía de Cabeza y Cuello"/>
            <w:listItem w:displayText="Especialista en Patología" w:value="Especialista en Patología"/>
            <w:listItem w:displayText="Especialista en Pediatría" w:value="Especialista en Pediatría"/>
            <w:listItem w:displayText="Especialista en Preparación y Evaluación de Proyectos Privados" w:value="Especialista en Preparación y Evaluación de Proyectos Privados"/>
            <w:listItem w:displayText="Especialista en Problemas de la Infancia y de la Adolescencia" w:value="Especialista en Problemas de la Infancia y de la Adolescencia"/>
            <w:listItem w:displayText="Especialista en Psicología Organizacional" w:value="Especialista en Psicología Organizacional"/>
            <w:listItem w:displayText="Especialista en Psicopatología y Estructuras Clínicas" w:value="Especialista en Psicopatología y Estructuras Clínicas"/>
            <w:listItem w:displayText="Especialista en Psiquiatría" w:value="Especialista en Psiquiatría"/>
            <w:listItem w:displayText="Especialista en Psiquiatría Pediátrica" w:value="Especialista en Psiquiatría Pediátrica"/>
            <w:listItem w:displayText="Especialista en Radiología" w:value="Especialista en Radiología"/>
            <w:listItem w:displayText="Especialista en Radiología de Trauma y Urgencias" w:value="Especialista en Radiología de Trauma y Urgencias"/>
            <w:listItem w:displayText="Especialista en Radiología Intervencionista" w:value="Especialista en Radiología Intervencionista"/>
            <w:listItem w:displayText="Especialista en Refrigeración y Climatización" w:value="Especialista en Refrigeración y Climatización"/>
            <w:listItem w:displayText="Especialista en Reumatología" w:value="Especialista en Reumatología"/>
            <w:listItem w:displayText="Especialista en Salud Ambiental" w:value="Especialista en Salud Ambiental"/>
            <w:listItem w:displayText="Especialista en Seguridad y Salud en el Trabajo" w:value="Especialista en Seguridad y Salud en el Trabajo"/>
            <w:listItem w:displayText="Especialista en Sistemas de Gestión de Calidad de Inocuidad Agroalimentaria" w:value="Especialista en Sistemas de Gestión de Calidad de Inocuidad Agroalimentaria"/>
            <w:listItem w:displayText="Especialista en Sistemas de Gestión de Calidad e Inocuidad Agroalimentaria" w:value="Especialista en Sistemas de Gestión de Calidad e Inocuidad Agroalimentaria"/>
            <w:listItem w:displayText="Especialista en Soldadura" w:value="Especialista en Soldadura"/>
            <w:listItem w:displayText="Especialista en Técnica Vocal para Actores" w:value="Especialista en Técnica Vocal para Actores"/>
            <w:listItem w:displayText="Especialista en Teorías, Métodos y Técnicas en Investigación Social" w:value="Especialista en Teorías, Métodos y Técnicas en Investigación Social"/>
            <w:listItem w:displayText="Especialista en Toxicología Clínica" w:value="Especialista en Toxicología Clínica"/>
            <w:listItem w:displayText="Especialista en Urología" w:value="Especialista en Urología"/>
            <w:listItem w:displayText="Especialista Tecnológico en Regencia de Farmacia" w:value="Especialista Tecnológico en Regencia de Farmacia"/>
            <w:listItem w:displayText="Estadístico" w:value="Estadístico"/>
            <w:listItem w:displayText="Filólogo Hispanista" w:value="Filólogo Hispanista"/>
            <w:listItem w:displayText="Filósofo" w:value="Filósofo"/>
            <w:listItem w:displayText="Físico" w:value="Físico"/>
            <w:listItem w:displayText="Gestor en Ecología y Turismo" w:value="Gestor en Ecología y Turismo"/>
            <w:listItem w:displayText="Historiador" w:value="Historiador"/>
            <w:listItem w:displayText="Ingeniero Aeroespacial" w:value="Ingeniero Aeroespacial"/>
            <w:listItem w:displayText="Ingeniero Agroindustrial" w:value="Ingeniero Agroindustrial"/>
            <w:listItem w:displayText="Ingeniero Agropecuario" w:value="Ingeniero Agropecuario"/>
            <w:listItem w:displayText="Ingeniero Ambiental" w:value="Ingeniero Ambiental"/>
            <w:listItem w:displayText="Ingeniero Bioquímico" w:value="Ingeniero Bioquímico"/>
            <w:listItem w:displayText="Ingeniero Civil" w:value="Ingeniero Civil"/>
            <w:listItem w:displayText="Ingeniero de Alimentos" w:value="Ingeniero de Alimentos"/>
            <w:listItem w:displayText="Ingeniero de Materiales" w:value="Ingeniero de Materiales"/>
            <w:listItem w:displayText="Ingeniero de Sistemas" w:value="Ingeniero de Sistemas"/>
            <w:listItem w:displayText="Ingeniero de Telecomunicaciones" w:value="Ingeniero de Telecomunicaciones"/>
            <w:listItem w:displayText="Ingeniero Eléctrico" w:value="Ingeniero Eléctrico"/>
            <w:listItem w:displayText="Ingeniero Electrónico" w:value="Ingeniero Electrónico"/>
            <w:listItem w:displayText="Ingeniero Energético" w:value="Ingeniero Energético"/>
            <w:listItem w:displayText="Ingeniero Industrial" w:value="Ingeniero Industrial"/>
            <w:listItem w:displayText="Ingeniero Mecánico" w:value="Ingeniero Mecánico"/>
            <w:listItem w:displayText="Ingeniero Oceanográfico" w:value="Ingeniero Oceanográfico"/>
            <w:listItem w:displayText="Ingeniero Químico" w:value="Ingeniero Químico"/>
            <w:listItem w:displayText="Ingeniero Sanitario" w:value="Ingeniero Sanitario"/>
            <w:listItem w:displayText="Ingeniero Urbano" w:value="Ingeniero Urbano"/>
            <w:listItem w:displayText="Instrumentandor Quirúrgico" w:value="Instrumentandor Quirúrgico"/>
            <w:listItem w:displayText="Licenciado en Arte Escénicas" w:value="Licenciado en Arte Escénicas"/>
            <w:listItem w:displayText="Licenciado en Artes Plásticas" w:value="Licenciado en Artes Plásticas"/>
            <w:listItem w:displayText="Licenciado en Ciencias Naturales" w:value="Licenciado en Ciencias Naturales"/>
            <w:listItem w:displayText="Licenciado en Ciencias Sociales" w:value="Licenciado en Ciencias Sociales"/>
            <w:listItem w:displayText="Licenciado en Educación Básica Primaria" w:value="Licenciado en Educación Básica Primaria"/>
            <w:listItem w:displayText="Licenciado en Educación Especial" w:value="Licenciado en Educación Especial"/>
            <w:listItem w:displayText="Licenciado en Educación Física" w:value="Licenciado en Educación Física"/>
            <w:listItem w:displayText="Licenciado en Educación Infantil" w:value="Licenciado en Educación Infantil"/>
            <w:listItem w:displayText="Licenciado en Filosofía" w:value="Licenciado en Filosofía"/>
            <w:listItem w:displayText="Licenciado en Física" w:value="Licenciado en Física"/>
            <w:listItem w:displayText="Licenciado en Lenguas Extranjeras con Énfasis en Inglés y Francés" w:value="Licenciado en Lenguas Extranjeras con Énfasis en Inglés y Francés"/>
            <w:listItem w:displayText="Licenciado en Literatura y Lengua Castellana" w:value="Licenciado en Literatura y Lengua Castellana"/>
            <w:listItem w:displayText="Licenciado en Matemáticas" w:value="Licenciado en Matemáticas"/>
            <w:listItem w:displayText="Licenciado en Música" w:value="Licenciado en Música"/>
            <w:listItem w:displayText="Licenciado en Pedagogía de la Madre Tierra" w:value="Licenciado en Pedagogía de la Madre Tierra"/>
            <w:listItem w:displayText="Licenciando en Danzas" w:value="Licenciando en Danzas"/>
            <w:listItem w:displayText="Maestro en Arte Drámatico" w:value="Maestro en Arte Drámatico"/>
            <w:listItem w:displayText="Maestro en Artes Plásticas" w:value="Maestro en Artes Plásticas"/>
            <w:listItem w:displayText="Maestro en Canto Lírico" w:value="Maestro en Canto Lírico"/>
            <w:listItem w:displayText="Maestro en Canto Popular" w:value="Maestro en Canto Popular"/>
            <w:listItem w:displayText="Maestro en Música" w:value="Maestro en Música"/>
            <w:listItem w:displayText="Magíster en Administración" w:value="Magíster en Administración"/>
            <w:listItem w:displayText="Magíster en Administración Hospitalaria" w:value="Magíster en Administración Hospitalaria"/>
            <w:listItem w:displayText="Magíster en Agronegocios" w:value="Magíster en Agronegocios"/>
            <w:listItem w:displayText="Magíster en Antropología" w:value="Magíster en Antropología"/>
            <w:listItem w:displayText="Magíster en Artes" w:value="Magíster en Artes"/>
            <w:listItem w:displayText="Magíster en Biología" w:value="Magíster en Biología"/>
            <w:listItem w:displayText="Magíster en Biotecnología" w:value="Magíster en Biotecnología"/>
            <w:listItem w:displayText="Magíster en Ciencia de la Información" w:value="Magíster en Ciencia de la Información"/>
            <w:listItem w:displayText="Magíster en Ciencia Política" w:value="Magíster en Ciencia Política"/>
            <w:listItem w:displayText="Magíster en Ciencias Ambientales" w:value="Magíster en Ciencias Ambientales"/>
            <w:listItem w:displayText="Magíster en Ciencias Animales" w:value="Magíster en Ciencias Animales"/>
            <w:listItem w:displayText="Magíster en Ciencias de la Alimentación y Nutrición Humana" w:value="Magíster en Ciencias de la Alimentación y Nutrición Humana"/>
            <w:listItem w:displayText="Magíster en Ciencias del Deporte y la Actividad Física" w:value="Magíster en Ciencias del Deporte y la Actividad Física"/>
            <w:listItem w:displayText="Magíster en Ciencias del Mar" w:value="Magíster en Ciencias del Mar"/>
            <w:listItem w:displayText="Magíster en Ciencias Farmacéuticas y Alimentarias" w:value="Magíster en Ciencias Farmacéuticas y Alimentarias"/>
            <w:listItem w:displayText="Magíster en Ciencias Odontológicas" w:value="Magíster en Ciencias Odontológicas"/>
            <w:listItem w:displayText="Magíster en Ciencias Químicas" w:value="Magíster en Ciencias Químicas"/>
            <w:listItem w:displayText="Magíster en Ciencias Veterinarias" w:value="Magíster en Ciencias Veterinarias"/>
            <w:listItem w:displayText="Magíster en Comunicaciones" w:value="Magíster en Comunicaciones"/>
            <w:listItem w:displayText="Magíster en Contabilidad Financiera y de Gestión" w:value="Magíster en Contabilidad Financiera y de Gestión"/>
            <w:listItem w:displayText="Magíster en Control Organizacional" w:value="Magíster en Control Organizacional"/>
            <w:listItem w:displayText="Magíster en Creación y Estudios Audiovisuales" w:value="Magíster en Creación y Estudios Audiovisuales"/>
            <w:listItem w:displayText="Magíster en Derecho" w:value="Magíster en Derecho"/>
            <w:listItem w:displayText="Magíster en Dramaturgia y Dirección" w:value="Magíster en Dramaturgia y Dirección"/>
            <w:listItem w:displayText="Magíster en Economía" w:value="Magíster en Economía"/>
            <w:listItem w:displayText="Magíster en Educación" w:value="Magíster en Educación"/>
            <w:listItem w:displayText="Magíster en Educación en Ciencias Sociales" w:value="Magíster en Educación en Ciencias Sociales"/>
            <w:listItem w:displayText="Magíster en Educación Superior en Salud" w:value="Magíster en Educación Superior en Salud"/>
            <w:listItem w:displayText="Magíster en Enfermería" w:value="Magíster en Enfermería"/>
            <w:listItem w:displayText="Magíster en Enseñanza de las Matemáticas" w:value="Magíster en Enseñanza de las Matemáticas"/>
            <w:listItem w:displayText="Magíster en Enseñanza y Aprendizaje de las Lenguas Extranjeras" w:value="Magíster en Enseñanza y Aprendizaje de las Lenguas Extranjeras"/>
            <w:listItem w:displayText="Magíster en Epidemiología" w:value="Magíster en Epidemiología"/>
            <w:listItem w:displayText="Magíster en Estudios en Infancia" w:value="Magíster en Estudios en Infancia"/>
            <w:listItem w:displayText="Magíster en Estudios Socioespaciales" w:value="Magíster en Estudios Socioespaciales"/>
            <w:listItem w:displayText="Magíster en Filosofía" w:value="Magíster en Filosofía"/>
            <w:listItem w:displayText="Magíster en Finanzas" w:value="Magíster en Finanzas"/>
            <w:listItem w:displayText="Magíster en Física" w:value="Magíster en Física"/>
            <w:listItem w:displayText="Magíster en Gerencia de Proyectos" w:value="Magíster en Gerencia de Proyectos"/>
            <w:listItem w:displayText="Magíster en Gestión Ambiental" w:value="Magíster en Gestión Ambiental"/>
            <w:listItem w:displayText="Magíster en Gestión de Ciencia, Tecnología e Innovación" w:value="Magíster en Gestión de Ciencia, Tecnología e Innovación"/>
            <w:listItem w:displayText="Magíster en Gestión Humana" w:value="Magíster en Gestión Humana"/>
            <w:listItem w:displayText="Magíster en Historia" w:value="Magíster en Historia"/>
            <w:listItem w:displayText="Magíster en Historia del Arte" w:value="Magíster en Historia del Arte"/>
            <w:listItem w:displayText="Magíster en Ingeniería" w:value="Magíster en Ingeniería"/>
            <w:listItem w:displayText="Magíster en Ingeniería Ambiental" w:value="Magíster en Ingeniería Ambiental"/>
            <w:listItem w:displayText="Magíster en Ingeniería de Materiales" w:value="Magíster en Ingeniería de Materiales"/>
            <w:listItem w:displayText="Magíster en Ingeniería de Telecomunicaciones" w:value="Magíster en Ingeniería de Telecomunicaciones"/>
            <w:listItem w:displayText="Magíster en Ingeniería Mecánica" w:value="Magíster en Ingeniería Mecánica"/>
            <w:listItem w:displayText="Magíster en Ingeniería Química" w:value="Magíster en Ingeniería Química"/>
            <w:listItem w:displayText="Magíster en Intervención Social" w:value="Magíster en Intervención Social"/>
            <w:listItem w:displayText="Magíster en Investigación Psicoanalítica" w:value="Magíster en Investigación Psicoanalítica"/>
            <w:listItem w:displayText="Magíster en Lingüística" w:value="Magíster en Lingüística"/>
            <w:listItem w:displayText="Magíster en Literatura" w:value="Magíster en Literatura"/>
            <w:listItem w:displayText="Magíster en Logística Integral" w:value="Magíster en Logística Integral"/>
            <w:listItem w:displayText="Magíster en Matemáticas" w:value="Magíster en Matemáticas"/>
            <w:listItem w:displayText="Magíster en Métodos Cuantitativos para Economía y Finanzas" w:value="Magíster en Métodos Cuantitativos para Economía y Finanzas"/>
            <w:listItem w:displayText="Magíster en Microbiología" w:value="Magíster en Microbiología"/>
            <w:listItem w:displayText="Magíster en Motricidad – Desarrollo Humano" w:value="Magíster en Motricidad – Desarrollo Humano"/>
            <w:listItem w:displayText="Magíster en Músicas de América Latina y el Caribe" w:value="Magíster en Músicas de América Latina y el Caribe"/>
            <w:listItem w:displayText="Magíster en Periodismo" w:value="Magíster en Periodismo"/>
            <w:listItem w:displayText="Magíster en Políticas Públicas" w:value="Magíster en Políticas Públicas"/>
            <w:listItem w:displayText="Magíster en Psicología" w:value="Magíster en Psicología"/>
            <w:listItem w:displayText="Magíster en Salud Ambiental" w:value="Magíster en Salud Ambiental"/>
            <w:listItem w:displayText="Magíster en Salud Colectiva" w:value="Magíster en Salud Colectiva"/>
            <w:listItem w:displayText="Magíster en Salud Mental" w:value="Magíster en Salud Mental"/>
            <w:listItem w:displayText="Magíster en Salud Pública" w:value="Magíster en Salud Pública"/>
            <w:listItem w:displayText="Magíster en Seguridad y Salud en el Trabajo" w:value="Magíster en Seguridad y Salud en el Trabajo"/>
            <w:listItem w:displayText="Magíster en Sociología" w:value="Magíster en Sociología"/>
            <w:listItem w:displayText="Magíster en Telesalud" w:value="Magíster en Telesalud"/>
            <w:listItem w:displayText="Magíster en Terapia Familiar y de Pareja" w:value="Magíster en Terapia Familiar y de Pareja"/>
            <w:listItem w:displayText="Magíster en Traducción" w:value="Magíster en Traducción"/>
            <w:listItem w:displayText="Matemático" w:value="Matemático"/>
            <w:listItem w:displayText="Médico Veterinario" w:value="Médico Veterinario"/>
            <w:listItem w:displayText="Médico y Cirujano" w:value="Médico y Cirujano"/>
            <w:listItem w:displayText="Microbiólogo Industrial y Ambiental" w:value="Microbiólogo Industrial y Ambiental"/>
            <w:listItem w:displayText="Microbiólogo y Bioanalista" w:value="Microbiólogo y Bioanalista"/>
            <w:listItem w:displayText="Nutricionista Dietista" w:value="Nutricionista Dietista"/>
            <w:listItem w:displayText="Oceanógrafo" w:value="Oceanógrafo"/>
            <w:listItem w:displayText="Odontólogo" w:value="Odontólogo"/>
            <w:listItem w:displayText="Pedagogo" w:value="Pedagogo"/>
            <w:listItem w:displayText="Periodista" w:value="Periodista"/>
            <w:listItem w:displayText="Politólogo" w:value="Politólogo"/>
            <w:listItem w:displayText="Profesional en Ciencias Culinarias" w:value="Profesional en Ciencias Culinarias"/>
            <w:listItem w:displayText="Profesional en Desarrollo Territorial" w:value="Profesional en Desarrollo Territorial"/>
            <w:listItem w:displayText="Profesional en Entrenamiento Deportivo" w:value="Profesional en Entrenamiento Deportivo"/>
            <w:listItem w:displayText="Profesional en Gerencia de Sistemas de Información en Salud" w:value="Profesional en Gerencia de Sistemas de Información en Salud"/>
            <w:listItem w:displayText="Profesional en Gestión Cultural" w:value="Profesional en Gestión Cultural"/>
            <w:listItem w:displayText="Psicólogo" w:value="Psicólogo"/>
            <w:listItem w:displayText="Químico" w:value="Químico"/>
            <w:listItem w:displayText="Químico Farmacéutico" w:value="Químico Farmacéutico"/>
            <w:listItem w:displayText="Sociólogo" w:value="Sociólogo"/>
            <w:listItem w:displayText="Técnico Profesional en Atención Prehospitalaria" w:value="Técnico Profesional en Atención Prehospitalaria"/>
            <w:listItem w:displayText="Tecnólogo Biomédico" w:value="Tecnólogo Biomédico"/>
            <w:listItem w:displayText="Tecnólogo de Alimentos" w:value="Tecnólogo de Alimentos"/>
            <w:listItem w:displayText="Tecnólogo en Administración de Servicios de Salud" w:value="Tecnólogo en Administración de Servicios de Salud"/>
            <w:listItem w:displayText="Tecnólogo en Artesanías" w:value="Tecnólogo en Artesanías"/>
            <w:listItem w:displayText="Tecnólogo en Gestión de Insumos Agropecuarios" w:value="Tecnólogo en Gestión de Insumos Agropecuarios"/>
            <w:listItem w:displayText="Tecnólogo en Joyería" w:value="Tecnólogo en Joyería"/>
            <w:listItem w:displayText="Tecnólogo en Regencia de Farmacia" w:value="Tecnólogo en Regencia de Farmacia"/>
            <w:listItem w:displayText="Tecnólogo en Saneamiento Ambiental" w:value="Tecnólogo en Saneamiento Ambiental"/>
            <w:listItem w:displayText="Tecnólogo en Sistemas de Información en Salud" w:value="Tecnólogo en Sistemas de Información en Salud"/>
            <w:listItem w:displayText="Tecnólogo Químico" w:value="Tecnólogo Químico"/>
            <w:listItem w:displayText="Trabajador Social" w:value="Trabajador Social"/>
            <w:listItem w:displayText="Traductor Inglés - Francés - Español" w:value="Traductor Inglés - Francés - Español"/>
            <w:listItem w:displayText="Zootecnista" w:value="Zootecnista"/>
          </w:dropDownList>
        </w:sdtPr>
        <w:sdtEndPr>
          <w:rPr>
            <w:rStyle w:val="Fuentedeprrafopredeter"/>
            <w:rFonts w:cs="Times New Roman"/>
          </w:rPr>
        </w:sdtEndPr>
        <w:sdtContent>
          <w:r w:rsidR="003D2EE8">
            <w:rPr>
              <w:rStyle w:val="TextocomentarioCar"/>
              <w:sz w:val="24"/>
              <w:szCs w:val="24"/>
            </w:rPr>
            <w:t>Especialista en Analítica y Ciencia de Datos</w:t>
          </w:r>
        </w:sdtContent>
      </w:sdt>
      <w:r w:rsidR="003D2EE8">
        <w:rPr>
          <w:rFonts w:cs="Times New Roman"/>
          <w:szCs w:val="24"/>
        </w:rPr>
        <w:t xml:space="preserve"> </w:t>
      </w:r>
    </w:p>
    <w:p w14:paraId="3AFD91B9" w14:textId="4CF0E7B6" w:rsidR="002C5815" w:rsidRPr="000511AB" w:rsidRDefault="002C5815" w:rsidP="002C5815">
      <w:pPr>
        <w:jc w:val="center"/>
        <w:rPr>
          <w:rFonts w:cs="Times New Roman"/>
          <w:szCs w:val="24"/>
        </w:rPr>
      </w:pPr>
    </w:p>
    <w:p w14:paraId="0D111134" w14:textId="77777777" w:rsidR="00A870E2" w:rsidRPr="000511AB" w:rsidRDefault="00A870E2" w:rsidP="00C118A3">
      <w:pPr>
        <w:jc w:val="center"/>
        <w:rPr>
          <w:rFonts w:cs="Times New Roman"/>
          <w:szCs w:val="24"/>
        </w:rPr>
      </w:pPr>
    </w:p>
    <w:bookmarkStart w:id="1" w:name="_Hlk65077587"/>
    <w:p w14:paraId="4F84F8AA" w14:textId="56B2247B" w:rsidR="00573C21" w:rsidRDefault="00000000" w:rsidP="00A870E2">
      <w:pPr>
        <w:jc w:val="center"/>
        <w:rPr>
          <w:rStyle w:val="Estilo2"/>
          <w:szCs w:val="20"/>
        </w:rPr>
      </w:pPr>
      <w:sdt>
        <w:sdtPr>
          <w:rPr>
            <w:szCs w:val="24"/>
          </w:rPr>
          <w:alias w:val="Tipo de orientador(es)"/>
          <w:tag w:val="Tipo de orientador(es)"/>
          <w:id w:val="-2029240515"/>
          <w:placeholder>
            <w:docPart w:val="E5BA75A3F39446F09D928844DD9668EC"/>
          </w:placeholder>
          <w15:color w:val="008000"/>
          <w:dropDownList>
            <w:listItem w:displayText="Seleccione tipo de orientador(es)" w:value="Seleccione tipo de orientador(es)"/>
            <w:listItem w:displayText="Asesor" w:value="Asesor"/>
            <w:listItem w:displayText="Asesora" w:value="Asesora"/>
            <w:listItem w:displayText="Asesoras" w:value="Asesoras"/>
            <w:listItem w:displayText="Asesores" w:value="Asesores"/>
            <w:listItem w:displayText="Coasesor" w:value="Coasesor"/>
            <w:listItem w:displayText="Coasesora" w:value="Coasesora"/>
            <w:listItem w:displayText="Coasesoras" w:value="Coasesoras"/>
            <w:listItem w:displayText="Coasesores" w:value="Coasesores"/>
            <w:listItem w:displayText="Codirector" w:value="Codirector"/>
            <w:listItem w:displayText="Codirectora" w:value="Codirectora"/>
            <w:listItem w:displayText="Codirectoras" w:value="Codirectoras"/>
            <w:listItem w:displayText="Codirectores" w:value="Codirectores"/>
            <w:listItem w:displayText="Cotutor" w:value="Cotutor"/>
            <w:listItem w:displayText="Cotutora" w:value="Cotutora"/>
            <w:listItem w:displayText="Cotutoras" w:value="Cotutoras"/>
            <w:listItem w:displayText="Cotutores" w:value="Cotutores"/>
            <w:listItem w:displayText="Director" w:value="Director"/>
            <w:listItem w:displayText="Directora" w:value="Directora"/>
            <w:listItem w:displayText="Directoras" w:value="Directoras"/>
            <w:listItem w:displayText="Directores" w:value="Directores"/>
            <w:listItem w:displayText="Docente" w:value="Docente"/>
            <w:listItem w:displayText="Tutor" w:value="Tutor"/>
            <w:listItem w:displayText="Tutora" w:value="Tutora"/>
            <w:listItem w:displayText="Tutoras" w:value="Tutoras"/>
            <w:listItem w:displayText="Tutores" w:value="Tutores"/>
          </w:dropDownList>
        </w:sdtPr>
        <w:sdtEndPr>
          <w:rPr>
            <w:rFonts w:cs="Times New Roman"/>
          </w:rPr>
        </w:sdtEndPr>
        <w:sdtContent>
          <w:r w:rsidR="003D2EE8">
            <w:rPr>
              <w:szCs w:val="24"/>
            </w:rPr>
            <w:t>Asesor</w:t>
          </w:r>
        </w:sdtContent>
      </w:sdt>
      <w:r w:rsidR="006C7359">
        <w:br/>
      </w:r>
      <w:bookmarkEnd w:id="1"/>
      <w:r w:rsidR="00B912D2">
        <w:t>David Manuel Villanueva Valdes</w:t>
      </w:r>
      <w:r w:rsidR="00573C21" w:rsidRPr="000511AB">
        <w:t xml:space="preserve">, </w:t>
      </w:r>
      <w:sdt>
        <w:sdtPr>
          <w:rPr>
            <w:rStyle w:val="Estilo8"/>
          </w:rPr>
          <w:alias w:val="Título asesor"/>
          <w:tag w:val="Título asesor"/>
          <w:id w:val="-464968887"/>
          <w:placeholder>
            <w:docPart w:val="52A95E2178D643B398D57C471B6FF8C5"/>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Content>
          <w:r w:rsidR="005B17DF">
            <w:rPr>
              <w:rStyle w:val="Estilo8"/>
            </w:rPr>
            <w:t>Título académico más alto</w:t>
          </w:r>
        </w:sdtContent>
      </w:sdt>
      <w:r w:rsidR="007676DC" w:rsidRPr="008F2246">
        <w:rPr>
          <w:rStyle w:val="Estilo2"/>
          <w:szCs w:val="20"/>
        </w:rPr>
        <w:t xml:space="preserve"> </w:t>
      </w:r>
    </w:p>
    <w:p w14:paraId="67E29316" w14:textId="62CDB7A7" w:rsidR="00013939" w:rsidRDefault="00013939" w:rsidP="003536EC">
      <w:pPr>
        <w:pStyle w:val="PrrAPA"/>
        <w:jc w:val="center"/>
        <w:rPr>
          <w:rStyle w:val="Estilo3"/>
        </w:rPr>
      </w:pPr>
    </w:p>
    <w:p w14:paraId="090B719D" w14:textId="368DA528" w:rsidR="00A870E2" w:rsidRDefault="00A870E2" w:rsidP="003536EC">
      <w:pPr>
        <w:pStyle w:val="PrrAPA"/>
        <w:jc w:val="center"/>
        <w:rPr>
          <w:rStyle w:val="Estilo3"/>
        </w:rPr>
      </w:pPr>
    </w:p>
    <w:p w14:paraId="7305C279" w14:textId="77777777" w:rsidR="00585045" w:rsidRDefault="00585045" w:rsidP="003536EC">
      <w:pPr>
        <w:pStyle w:val="PrrAPA"/>
        <w:jc w:val="center"/>
        <w:rPr>
          <w:rStyle w:val="Estilo3"/>
        </w:rPr>
      </w:pPr>
    </w:p>
    <w:p w14:paraId="5B1F34BE" w14:textId="1B0B6AF0" w:rsidR="00921501" w:rsidRDefault="00731062" w:rsidP="003536EC">
      <w:pPr>
        <w:pStyle w:val="PrrAPA"/>
        <w:jc w:val="center"/>
        <w:rPr>
          <w:rStyle w:val="Estilo3"/>
        </w:rPr>
      </w:pPr>
      <w:r>
        <w:rPr>
          <w:rStyle w:val="Estilo3"/>
        </w:rPr>
        <w:tab/>
      </w:r>
    </w:p>
    <w:p w14:paraId="4F13B31E" w14:textId="77777777" w:rsidR="00353548" w:rsidRDefault="00353548" w:rsidP="003536EC">
      <w:pPr>
        <w:pStyle w:val="PrrAPA"/>
        <w:jc w:val="center"/>
        <w:rPr>
          <w:rStyle w:val="Estilo3"/>
        </w:rPr>
      </w:pPr>
    </w:p>
    <w:bookmarkEnd w:id="0"/>
    <w:p w14:paraId="22DB6274" w14:textId="4F5BF84B" w:rsidR="003D2EE8" w:rsidRPr="004635B6" w:rsidRDefault="003D2EE8" w:rsidP="003D2EE8">
      <w:pPr>
        <w:jc w:val="center"/>
        <w:rPr>
          <w:rFonts w:cs="Times New Roman"/>
        </w:rPr>
      </w:pPr>
      <w:r>
        <w:rPr>
          <w:rStyle w:val="Estilo3"/>
        </w:rPr>
        <w:t>Universidad de Antioquia</w:t>
      </w:r>
      <w:r>
        <w:rPr>
          <w:rStyle w:val="Estilo3"/>
        </w:rPr>
        <w:br/>
      </w:r>
      <w:sdt>
        <w:sdtPr>
          <w:rPr>
            <w:rStyle w:val="TextocomentarioCar"/>
            <w:sz w:val="24"/>
            <w:szCs w:val="24"/>
          </w:rPr>
          <w:alias w:val="Facultad, escuela, instituto o corporación"/>
          <w:tag w:val="Facultad, escuela, instituto o corporación"/>
          <w:id w:val="1362708455"/>
          <w:placeholder>
            <w:docPart w:val="77D2C522BEFB418AAA9EC3698B609C40"/>
          </w:placeholder>
          <w15:color w:val="008000"/>
          <w:dropDownList>
            <w:listItem w:displayText="Seleccione facultad, escuela, instituto o corporación UdeA (A-Z)" w:value="Seleccione facultad, escuela, instituto o corporación UdeA (A-Z)"/>
            <w:listItem w:displayText="Corporación Académica Ambiental" w:value="Corporación Académica Ambiental"/>
            <w:listItem w:displayText="Corporación Académica Ciencias Básicas Biomédicas" w:value="Corporación Académica Ciencias Básicas Biomédicas"/>
            <w:listItem w:displayText="Corporación Académica para el Estudio de Patologías Tropicales" w:value="Corporación Académica para el Estudio de Patologías Tropicales"/>
            <w:listItem w:displayText="Escuela de Idiomas" w:value="Escuela de Idiomas"/>
            <w:listItem w:displayText="Escuela de Microbiología" w:value="Escuela de Microbiología"/>
            <w:listItem w:displayText="Escuela de Nutrición y Dietética" w:value="Escuela de Nutrición y Dietética"/>
            <w:listItem w:displayText="Escuela Interamericana de Bibliotecología" w:value="Escuela Interamericana de Bibliotecología"/>
            <w:listItem w:displayText="Instituto de Estudios Políticos" w:value="Instituto de Estudios Políticos"/>
            <w:listItem w:displayText="Instituto de Estudios Regionales" w:value="Instituto de Estudios Regionales"/>
            <w:listItem w:displayText="Instituto de Filosofía" w:value="Instituto de Filosofía"/>
            <w:listItem w:displayText="Instituto Universitario de Educación Física y Deporte" w:value="Instituto Universitario de Educación Física y Deporte"/>
            <w:listItem w:displayText="Facultad de Artes" w:value="Facultad de Artes"/>
            <w:listItem w:displayText="Facultad de Ciencias Agrarias" w:value="Facultad de Ciencias Agrarias"/>
            <w:listItem w:displayText="Facultad de Ciencias Económicas" w:value="Facultad de Ciencias Económicas"/>
            <w:listItem w:displayText="Facultad de Ciencias Exactas y Naturales" w:value="Facultad de Ciencias Exactas y Naturales"/>
            <w:listItem w:displayText="Facultad de Ciencias Farmacéuticas y Alimentarias" w:value="Facultad de Ciencias Farmacéuticas y Alimentarias"/>
            <w:listItem w:displayText="Facultad de Ciencias Sociales y Humanas" w:value="Facultad de Ciencias Sociales y Humanas"/>
            <w:listItem w:displayText="Facultad de Comunicaciones y Filología" w:value="Facultad de Comunicaciones y Filología"/>
            <w:listItem w:displayText="Facultad de Derecho y Ciencias Políticas" w:value="Facultad de Derecho y Ciencias Políticas"/>
            <w:listItem w:displayText="Facultad de Educación" w:value="Facultad de Educación"/>
            <w:listItem w:displayText="Facultad de Enfermería" w:value="Facultad de Enfermería"/>
            <w:listItem w:displayText="Facultad de Ingeniería" w:value="Facultad de Ingeniería"/>
            <w:listItem w:displayText="Facultad de Medicina" w:value="Facultad de Medicina"/>
            <w:listItem w:displayText="Facultad Nacional de Salud Pública Héctor Abad Gómez" w:value="Facultad Nacional de Salud Pública Héctor Abad Gómez"/>
            <w:listItem w:displayText="Facultad de Odontología" w:value="Facultad de Odontología"/>
          </w:dropDownList>
        </w:sdtPr>
        <w:sdtEndPr>
          <w:rPr>
            <w:rStyle w:val="Fuentedeprrafopredeter"/>
            <w:rFonts w:cs="Times New Roman"/>
          </w:rPr>
        </w:sdtEndPr>
        <w:sdtContent>
          <w:r>
            <w:rPr>
              <w:rStyle w:val="TextocomentarioCar"/>
              <w:sz w:val="24"/>
              <w:szCs w:val="24"/>
            </w:rPr>
            <w:t>Facultad de Ingeniería</w:t>
          </w:r>
        </w:sdtContent>
      </w:sdt>
    </w:p>
    <w:bookmarkStart w:id="2" w:name="_Hlk66885171"/>
    <w:p w14:paraId="555CD455" w14:textId="77777777" w:rsidR="003D2EE8" w:rsidRDefault="00000000" w:rsidP="003D2EE8">
      <w:pPr>
        <w:jc w:val="center"/>
        <w:rPr>
          <w:rFonts w:cs="Times New Roman"/>
        </w:rPr>
      </w:pPr>
      <w:sdt>
        <w:sdtPr>
          <w:rPr>
            <w:rStyle w:val="TextocomentarioCar"/>
            <w:rFonts w:cs="Times New Roman"/>
            <w:sz w:val="24"/>
            <w:szCs w:val="24"/>
          </w:rPr>
          <w:alias w:val="Programa"/>
          <w:tag w:val="Programa"/>
          <w:id w:val="-1061631623"/>
          <w:placeholder>
            <w:docPart w:val="0854281D085A44849099F5E815DA7354"/>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Pr>
        </w:sdtEndPr>
        <w:sdtContent>
          <w:r w:rsidR="003D2EE8">
            <w:rPr>
              <w:rStyle w:val="TextocomentarioCar"/>
              <w:rFonts w:cs="Times New Roman"/>
              <w:sz w:val="24"/>
              <w:szCs w:val="24"/>
            </w:rPr>
            <w:t>Especialización en Analítica y Ciencia de Datos</w:t>
          </w:r>
        </w:sdtContent>
      </w:sdt>
      <w:bookmarkEnd w:id="2"/>
    </w:p>
    <w:p w14:paraId="654A92B3" w14:textId="77777777" w:rsidR="003D2EE8" w:rsidRDefault="00000000" w:rsidP="003D2EE8">
      <w:pPr>
        <w:jc w:val="center"/>
        <w:rPr>
          <w:rFonts w:cs="Times New Roman"/>
          <w:szCs w:val="24"/>
        </w:rPr>
      </w:pPr>
      <w:sdt>
        <w:sdtPr>
          <w:rPr>
            <w:color w:val="2B579A"/>
            <w:szCs w:val="24"/>
            <w:shd w:val="clear" w:color="auto" w:fill="E6E6E6"/>
          </w:rPr>
          <w:alias w:val="Ciudad"/>
          <w:tag w:val="Ciudad"/>
          <w:id w:val="-742413268"/>
          <w:placeholder>
            <w:docPart w:val="B8C79DF0238E41A4B9CFEF5F72B0777E"/>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sidR="003D2EE8">
            <w:rPr>
              <w:szCs w:val="24"/>
            </w:rPr>
            <w:t>Medellín, Antioquia, Colombia</w:t>
          </w:r>
        </w:sdtContent>
      </w:sdt>
    </w:p>
    <w:p w14:paraId="78EAC45A" w14:textId="77777777" w:rsidR="003D2EE8" w:rsidRDefault="00000000" w:rsidP="003D2EE8">
      <w:pPr>
        <w:jc w:val="center"/>
        <w:rPr>
          <w:rFonts w:cs="Times New Roman"/>
          <w:color w:val="2B579A"/>
          <w:szCs w:val="24"/>
          <w:shd w:val="clear" w:color="auto" w:fill="E6E6E6"/>
        </w:rPr>
      </w:pPr>
      <w:sdt>
        <w:sdtPr>
          <w:rPr>
            <w:color w:val="2B579A"/>
            <w:szCs w:val="24"/>
            <w:shd w:val="clear" w:color="auto" w:fill="E6E6E6"/>
          </w:rPr>
          <w:alias w:val="Año grado"/>
          <w:tag w:val="Año grado"/>
          <w:id w:val="-1455008069"/>
          <w:placeholder>
            <w:docPart w:val="C62EA9ED1E5A44B3912716B4E7BB63AB"/>
          </w:placeholder>
          <w15:color w:val="008000"/>
          <w:dropDownList>
            <w:listItem w:displayText="Seleccione año de grado" w:value="Seleccione año de grado"/>
            <w:listItem w:displayText="2021" w:value="2021"/>
            <w:listItem w:displayText="2022" w:value="2022"/>
            <w:listItem w:displayText="2023" w:value="2023"/>
            <w:listItem w:displayText="2024" w:value="2024"/>
            <w:listItem w:displayText="2025" w:value="2025"/>
          </w:dropDownList>
        </w:sdtPr>
        <w:sdtEndPr>
          <w:rPr>
            <w:rFonts w:cs="Times New Roman"/>
          </w:rPr>
        </w:sdtEndPr>
        <w:sdtContent>
          <w:r w:rsidR="003D2EE8">
            <w:rPr>
              <w:szCs w:val="24"/>
            </w:rPr>
            <w:t>2023</w:t>
          </w:r>
        </w:sdtContent>
      </w:sdt>
    </w:p>
    <w:p w14:paraId="59EE99FA" w14:textId="617B9D0A" w:rsidR="00862105" w:rsidRDefault="00862105" w:rsidP="003D2EE8">
      <w:pPr>
        <w:jc w:val="center"/>
        <w:rPr>
          <w:rFonts w:cs="Times New Roman"/>
          <w:szCs w:val="24"/>
        </w:rPr>
      </w:pPr>
      <w:r>
        <w:rPr>
          <w:rFonts w:cs="Times New Roman"/>
          <w:szCs w:val="24"/>
        </w:rP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1"/>
        <w:gridCol w:w="7053"/>
      </w:tblGrid>
      <w:tr w:rsidR="00672B85" w:rsidRPr="00711795" w14:paraId="1936A5E9" w14:textId="77777777" w:rsidTr="008F7AA0">
        <w:trPr>
          <w:trHeight w:val="397"/>
          <w:jc w:val="center"/>
        </w:trPr>
        <w:tc>
          <w:tcPr>
            <w:tcW w:w="2351" w:type="dxa"/>
            <w:tcBorders>
              <w:top w:val="single" w:sz="12" w:space="0" w:color="538135" w:themeColor="accent6" w:themeShade="BF"/>
              <w:bottom w:val="single" w:sz="12" w:space="0" w:color="538135" w:themeColor="accent6" w:themeShade="BF"/>
            </w:tcBorders>
            <w:vAlign w:val="center"/>
          </w:tcPr>
          <w:p w14:paraId="3195E151" w14:textId="299E409E" w:rsidR="00672B85" w:rsidRPr="00CB6E4E" w:rsidRDefault="00672B85" w:rsidP="00F12CF4">
            <w:pPr>
              <w:spacing w:before="60" w:after="60" w:line="240" w:lineRule="auto"/>
              <w:jc w:val="center"/>
              <w:rPr>
                <w:rFonts w:cs="Times New Roman"/>
                <w:b/>
                <w:bCs/>
                <w:sz w:val="20"/>
                <w:szCs w:val="20"/>
              </w:rPr>
            </w:pPr>
            <w:bookmarkStart w:id="3" w:name="_Hlk65068309"/>
            <w:r>
              <w:rPr>
                <w:rFonts w:cs="Times New Roman"/>
                <w:szCs w:val="24"/>
              </w:rPr>
              <w:lastRenderedPageBreak/>
              <w:br w:type="page"/>
            </w:r>
            <w:r w:rsidRPr="00CB6E4E">
              <w:rPr>
                <w:rFonts w:cs="Times New Roman"/>
                <w:b/>
                <w:bCs/>
                <w:sz w:val="20"/>
                <w:szCs w:val="20"/>
              </w:rPr>
              <w:t>Cita</w:t>
            </w:r>
          </w:p>
        </w:tc>
        <w:tc>
          <w:tcPr>
            <w:tcW w:w="7053" w:type="dxa"/>
            <w:tcBorders>
              <w:top w:val="single" w:sz="12" w:space="0" w:color="538135" w:themeColor="accent6" w:themeShade="BF"/>
              <w:bottom w:val="single" w:sz="12" w:space="0" w:color="538135" w:themeColor="accent6" w:themeShade="BF"/>
            </w:tcBorders>
            <w:vAlign w:val="center"/>
          </w:tcPr>
          <w:p w14:paraId="5DF19D91" w14:textId="3F8DAC05" w:rsidR="00672B85" w:rsidRPr="00711795" w:rsidRDefault="00672B85" w:rsidP="008F7AA0">
            <w:pPr>
              <w:spacing w:before="60" w:after="60" w:line="276" w:lineRule="auto"/>
              <w:jc w:val="center"/>
              <w:rPr>
                <w:rFonts w:cs="Times New Roman"/>
                <w:sz w:val="20"/>
                <w:szCs w:val="20"/>
              </w:rPr>
            </w:pPr>
            <w:r w:rsidRPr="00711795">
              <w:rPr>
                <w:rFonts w:cs="Times New Roman"/>
                <w:sz w:val="20"/>
                <w:szCs w:val="20"/>
              </w:rPr>
              <w:t>(</w:t>
            </w:r>
            <w:r w:rsidR="00A72493">
              <w:rPr>
                <w:rFonts w:cs="Times New Roman"/>
                <w:sz w:val="20"/>
                <w:szCs w:val="20"/>
              </w:rPr>
              <w:t xml:space="preserve">García Zuluaga, </w:t>
            </w:r>
            <w:commentRangeStart w:id="4"/>
            <w:r>
              <w:rPr>
                <w:rFonts w:cs="Times New Roman"/>
                <w:sz w:val="20"/>
                <w:szCs w:val="20"/>
              </w:rPr>
              <w:t xml:space="preserve"> </w:t>
            </w:r>
            <w:commentRangeEnd w:id="4"/>
            <w:r w:rsidR="00353548">
              <w:rPr>
                <w:rStyle w:val="Refdecomentario"/>
              </w:rPr>
              <w:commentReference w:id="4"/>
            </w:r>
            <w:r w:rsidR="00353548">
              <w:rPr>
                <w:rFonts w:cs="Times New Roman"/>
                <w:sz w:val="20"/>
                <w:szCs w:val="20"/>
              </w:rPr>
              <w:t>2023</w:t>
            </w:r>
            <w:r>
              <w:rPr>
                <w:rFonts w:cs="Times New Roman"/>
                <w:sz w:val="20"/>
                <w:szCs w:val="20"/>
              </w:rPr>
              <w:t>)</w:t>
            </w:r>
          </w:p>
        </w:tc>
      </w:tr>
      <w:tr w:rsidR="00672B85" w:rsidRPr="00711795" w14:paraId="60CE9B4E" w14:textId="77777777" w:rsidTr="008F7AA0">
        <w:trPr>
          <w:trHeight w:val="983"/>
          <w:jc w:val="center"/>
        </w:trPr>
        <w:tc>
          <w:tcPr>
            <w:tcW w:w="2351" w:type="dxa"/>
            <w:tcBorders>
              <w:top w:val="single" w:sz="12" w:space="0" w:color="538135" w:themeColor="accent6" w:themeShade="BF"/>
              <w:bottom w:val="single" w:sz="12" w:space="0" w:color="538135" w:themeColor="accent6" w:themeShade="BF"/>
            </w:tcBorders>
            <w:vAlign w:val="center"/>
          </w:tcPr>
          <w:p w14:paraId="60879424" w14:textId="01FF6E6A" w:rsidR="00672B85" w:rsidRPr="00CB6E4E" w:rsidRDefault="00672B85" w:rsidP="00AB050B">
            <w:pPr>
              <w:spacing w:before="60" w:line="240" w:lineRule="auto"/>
              <w:jc w:val="center"/>
              <w:rPr>
                <w:rFonts w:cs="Times New Roman"/>
                <w:b/>
                <w:bCs/>
                <w:sz w:val="20"/>
                <w:szCs w:val="20"/>
              </w:rPr>
            </w:pPr>
            <w:r w:rsidRPr="00CB6E4E">
              <w:rPr>
                <w:rFonts w:cs="Times New Roman"/>
                <w:b/>
                <w:bCs/>
                <w:sz w:val="20"/>
                <w:szCs w:val="20"/>
              </w:rPr>
              <w:t>Referencia</w:t>
            </w:r>
          </w:p>
          <w:p w14:paraId="4C4B0145" w14:textId="77777777" w:rsidR="00672B85" w:rsidRPr="00711795" w:rsidRDefault="00672B85" w:rsidP="00AB050B">
            <w:pPr>
              <w:spacing w:line="240" w:lineRule="auto"/>
              <w:jc w:val="center"/>
              <w:rPr>
                <w:rFonts w:cs="Times New Roman"/>
                <w:sz w:val="20"/>
                <w:szCs w:val="20"/>
              </w:rPr>
            </w:pPr>
          </w:p>
          <w:p w14:paraId="68293CCA" w14:textId="03DE5008" w:rsidR="00672B85" w:rsidRPr="00711795" w:rsidRDefault="00672B85" w:rsidP="00844936">
            <w:pPr>
              <w:spacing w:line="240" w:lineRule="auto"/>
              <w:jc w:val="center"/>
              <w:rPr>
                <w:rFonts w:cs="Times New Roman"/>
                <w:sz w:val="20"/>
                <w:szCs w:val="20"/>
              </w:rPr>
            </w:pPr>
            <w:r w:rsidRPr="00CB6E4E">
              <w:rPr>
                <w:rFonts w:cs="Times New Roman"/>
                <w:b/>
                <w:bCs/>
                <w:sz w:val="20"/>
                <w:szCs w:val="20"/>
              </w:rPr>
              <w:t>Estilo</w:t>
            </w:r>
            <w:r w:rsidR="00844936">
              <w:rPr>
                <w:rFonts w:cs="Times New Roman"/>
                <w:b/>
                <w:bCs/>
                <w:sz w:val="20"/>
                <w:szCs w:val="20"/>
              </w:rPr>
              <w:t xml:space="preserve"> </w:t>
            </w:r>
            <w:r w:rsidRPr="00CB6E4E">
              <w:rPr>
                <w:rFonts w:cs="Times New Roman"/>
                <w:b/>
                <w:bCs/>
                <w:sz w:val="20"/>
                <w:szCs w:val="20"/>
              </w:rPr>
              <w:t>APA 7</w:t>
            </w:r>
            <w:r w:rsidR="00844936">
              <w:rPr>
                <w:rFonts w:cs="Times New Roman"/>
                <w:b/>
                <w:bCs/>
                <w:sz w:val="20"/>
                <w:szCs w:val="20"/>
              </w:rPr>
              <w:t xml:space="preserve"> </w:t>
            </w:r>
            <w:r w:rsidRPr="00CB6E4E">
              <w:rPr>
                <w:rFonts w:cs="Times New Roman"/>
                <w:b/>
                <w:bCs/>
                <w:sz w:val="20"/>
                <w:szCs w:val="20"/>
              </w:rPr>
              <w:t>(2020)</w:t>
            </w:r>
          </w:p>
        </w:tc>
        <w:tc>
          <w:tcPr>
            <w:tcW w:w="7053" w:type="dxa"/>
            <w:tcBorders>
              <w:top w:val="single" w:sz="12" w:space="0" w:color="538135" w:themeColor="accent6" w:themeShade="BF"/>
              <w:bottom w:val="single" w:sz="12" w:space="0" w:color="538135" w:themeColor="accent6" w:themeShade="BF"/>
            </w:tcBorders>
          </w:tcPr>
          <w:p w14:paraId="110DFDCF" w14:textId="191616BE" w:rsidR="00672B85" w:rsidRPr="00C80061" w:rsidRDefault="00A72493" w:rsidP="008F7AA0">
            <w:pPr>
              <w:spacing w:before="60" w:after="60" w:line="276" w:lineRule="auto"/>
              <w:ind w:left="709" w:hanging="709"/>
              <w:rPr>
                <w:rFonts w:cs="Times New Roman"/>
                <w:sz w:val="20"/>
                <w:szCs w:val="20"/>
              </w:rPr>
            </w:pPr>
            <w:r>
              <w:rPr>
                <w:rFonts w:cs="Times New Roman"/>
                <w:sz w:val="20"/>
                <w:szCs w:val="20"/>
                <w:lang w:val="pt-PT"/>
              </w:rPr>
              <w:t xml:space="preserve">García </w:t>
            </w:r>
            <w:proofErr w:type="spellStart"/>
            <w:r>
              <w:rPr>
                <w:rFonts w:cs="Times New Roman"/>
                <w:sz w:val="20"/>
                <w:szCs w:val="20"/>
                <w:lang w:val="pt-PT"/>
              </w:rPr>
              <w:t>Zuluaga</w:t>
            </w:r>
            <w:commentRangeStart w:id="5"/>
            <w:proofErr w:type="spellEnd"/>
            <w:r w:rsidR="008921A3" w:rsidRPr="003D2EE8">
              <w:rPr>
                <w:rFonts w:cs="Times New Roman"/>
                <w:sz w:val="20"/>
                <w:szCs w:val="20"/>
                <w:lang w:val="pt-PT"/>
              </w:rPr>
              <w:t xml:space="preserve">, J. </w:t>
            </w:r>
            <w:r>
              <w:rPr>
                <w:rFonts w:cs="Times New Roman"/>
                <w:sz w:val="20"/>
                <w:szCs w:val="20"/>
                <w:lang w:val="pt-PT"/>
              </w:rPr>
              <w:t>T</w:t>
            </w:r>
            <w:r w:rsidR="008921A3" w:rsidRPr="003D2EE8">
              <w:rPr>
                <w:rFonts w:cs="Times New Roman"/>
                <w:sz w:val="20"/>
                <w:szCs w:val="20"/>
                <w:lang w:val="pt-PT"/>
              </w:rPr>
              <w:t>.</w:t>
            </w:r>
            <w:r w:rsidR="00672B85" w:rsidRPr="003D2EE8">
              <w:rPr>
                <w:rFonts w:cs="Times New Roman"/>
                <w:sz w:val="20"/>
                <w:szCs w:val="20"/>
                <w:lang w:val="pt-PT"/>
              </w:rPr>
              <w:t xml:space="preserve"> </w:t>
            </w:r>
            <w:commentRangeEnd w:id="5"/>
            <w:r w:rsidR="00353548">
              <w:rPr>
                <w:rStyle w:val="Refdecomentario"/>
              </w:rPr>
              <w:commentReference w:id="5"/>
            </w:r>
            <w:r w:rsidR="00672B85" w:rsidRPr="00353548">
              <w:rPr>
                <w:rFonts w:cs="Times New Roman"/>
                <w:sz w:val="20"/>
                <w:szCs w:val="20"/>
              </w:rPr>
              <w:t>(</w:t>
            </w:r>
            <w:r w:rsidR="00353548" w:rsidRPr="00353548">
              <w:rPr>
                <w:rFonts w:cs="Times New Roman"/>
                <w:sz w:val="20"/>
                <w:szCs w:val="20"/>
              </w:rPr>
              <w:t>2023</w:t>
            </w:r>
            <w:r w:rsidR="00672B85" w:rsidRPr="00353548">
              <w:rPr>
                <w:rFonts w:cs="Times New Roman"/>
                <w:sz w:val="20"/>
                <w:szCs w:val="20"/>
              </w:rPr>
              <w:t xml:space="preserve">). </w:t>
            </w:r>
            <w:r>
              <w:rPr>
                <w:i/>
                <w:sz w:val="20"/>
                <w:szCs w:val="20"/>
              </w:rPr>
              <w:t>Inteligencia Artificial aplicada a un foro de discusión tecnológica</w:t>
            </w:r>
            <w:r w:rsidR="00672B85" w:rsidRPr="000C619C">
              <w:rPr>
                <w:rFonts w:cs="Times New Roman"/>
                <w:iCs/>
                <w:sz w:val="20"/>
                <w:szCs w:val="20"/>
              </w:rPr>
              <w:t xml:space="preserve"> </w:t>
            </w:r>
            <w:sdt>
              <w:sdtPr>
                <w:rPr>
                  <w:rStyle w:val="Estilo10"/>
                  <w:szCs w:val="20"/>
                </w:rPr>
                <w:alias w:val="Modalidad de grado"/>
                <w:tag w:val="Tipo de artículo"/>
                <w:id w:val="1337426040"/>
                <w:placeholder>
                  <w:docPart w:val="D12899B8402549C09B73E168E7FD576B"/>
                </w:placeholder>
                <w15:color w:val="008000"/>
                <w:dropDownList>
                  <w:listItem w:displayText="Seleccione modalidad de grado" w:value="Seleccione modalidad de grado"/>
                  <w:listItem w:displayText="Informe de práctica" w:value="Informe de práctica"/>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sidR="00353548">
                  <w:rPr>
                    <w:rStyle w:val="Estilo10"/>
                    <w:szCs w:val="20"/>
                  </w:rPr>
                  <w:t>Trabajo de grado especialización</w:t>
                </w:r>
              </w:sdtContent>
            </w:sdt>
            <w:r w:rsidR="00353548">
              <w:rPr>
                <w:rFonts w:cs="Times New Roman"/>
                <w:szCs w:val="20"/>
              </w:rPr>
              <w:t>]</w:t>
            </w:r>
            <w:r w:rsidR="00353548" w:rsidRPr="00711795">
              <w:rPr>
                <w:rFonts w:cs="Times New Roman"/>
                <w:sz w:val="20"/>
                <w:szCs w:val="20"/>
              </w:rPr>
              <w:t>.</w:t>
            </w:r>
            <w:r w:rsidR="00353548" w:rsidRPr="00D74C92">
              <w:rPr>
                <w:rFonts w:cs="Times New Roman"/>
                <w:sz w:val="20"/>
                <w:szCs w:val="20"/>
              </w:rPr>
              <w:t xml:space="preserve"> Universidad de</w:t>
            </w:r>
            <w:r w:rsidR="00353548">
              <w:rPr>
                <w:rFonts w:cs="Times New Roman"/>
                <w:sz w:val="20"/>
                <w:szCs w:val="20"/>
              </w:rPr>
              <w:t xml:space="preserve"> </w:t>
            </w:r>
            <w:r w:rsidR="00353548" w:rsidRPr="00D74C92">
              <w:rPr>
                <w:rFonts w:cs="Times New Roman"/>
                <w:sz w:val="20"/>
                <w:szCs w:val="20"/>
              </w:rPr>
              <w:t>Antioquia</w:t>
            </w:r>
            <w:r w:rsidR="00353548">
              <w:rPr>
                <w:rFonts w:cs="Times New Roman"/>
                <w:sz w:val="20"/>
                <w:szCs w:val="20"/>
              </w:rPr>
              <w:t>,</w:t>
            </w:r>
            <w:r w:rsidR="00353548" w:rsidRPr="00D74C92">
              <w:rPr>
                <w:rFonts w:cs="Times New Roman"/>
                <w:sz w:val="20"/>
                <w:szCs w:val="20"/>
              </w:rPr>
              <w:t xml:space="preserve"> </w:t>
            </w:r>
            <w:sdt>
              <w:sdtPr>
                <w:rPr>
                  <w:color w:val="2B579A"/>
                  <w:sz w:val="20"/>
                  <w:szCs w:val="20"/>
                  <w:shd w:val="clear" w:color="auto" w:fill="E6E6E6"/>
                </w:rPr>
                <w:alias w:val="Ciudad"/>
                <w:tag w:val="Ciudad"/>
                <w:id w:val="423230337"/>
                <w:placeholder>
                  <w:docPart w:val="5AB397A4A2224CC58764031ECC62DC02"/>
                </w:placeholder>
                <w15:color w:val="008000"/>
                <w:dropDownList>
                  <w:listItem w:displayText="Seleccione ciudad UdeA (A-Z)" w:value="Seleccione ciudad UdeA (A-Z)"/>
                  <w:listItem w:displayText="Amalfi, Colombia" w:value="Amalfi, Colombia"/>
                  <w:listItem w:displayText="Andes, Colombia" w:value="Andes, Colombia"/>
                  <w:listItem w:displayText="Apartadó, Colombia" w:value="Apartadó, Colombia"/>
                  <w:listItem w:displayText="Carepa, Colombia" w:value="Carepa, Colombia"/>
                  <w:listItem w:displayText="Caucasia, Colombia" w:value="Caucasia, Colombia"/>
                  <w:listItem w:displayText="El Carmen de Viboral, Colombia" w:value="El Carmen de Viboral, Colombia"/>
                  <w:listItem w:displayText="Medellín, Colombia" w:value="Medellín, Colombia"/>
                  <w:listItem w:displayText="Puerto Berrío, Colombia" w:value="Puerto Berrío, Colombia"/>
                  <w:listItem w:displayText="Santa Fe de Antioquia, Colombia" w:value="Santa Fe de Antioquia, Colombia"/>
                  <w:listItem w:displayText="Segovia, Colombia" w:value="Segovia, Colombia"/>
                  <w:listItem w:displayText="Sonsón, Colombia" w:value="Sonsón, Colombia"/>
                  <w:listItem w:displayText="Turbo, Colombia" w:value="Turbo, Colombia"/>
                  <w:listItem w:displayText="Yarumal, Colombia" w:value="Yarumal, Colombia"/>
                </w:dropDownList>
              </w:sdtPr>
              <w:sdtEndPr>
                <w:rPr>
                  <w:rFonts w:cs="Times New Roman"/>
                </w:rPr>
              </w:sdtEndPr>
              <w:sdtContent>
                <w:r w:rsidR="00353548">
                  <w:rPr>
                    <w:sz w:val="20"/>
                    <w:szCs w:val="20"/>
                  </w:rPr>
                  <w:t>Medellín, Colombia</w:t>
                </w:r>
              </w:sdtContent>
            </w:sdt>
            <w:r w:rsidR="00353548">
              <w:rPr>
                <w:rFonts w:cs="Times New Roman"/>
                <w:sz w:val="20"/>
                <w:szCs w:val="20"/>
              </w:rPr>
              <w:t>.</w:t>
            </w:r>
          </w:p>
        </w:tc>
      </w:tr>
    </w:tbl>
    <w:p w14:paraId="055835F4" w14:textId="61012411" w:rsidR="003D2E5C" w:rsidRDefault="00672B85" w:rsidP="00672B85">
      <w:pPr>
        <w:jc w:val="left"/>
        <w:rPr>
          <w:rFonts w:cs="Times New Roman"/>
          <w:b/>
          <w:noProof/>
          <w:szCs w:val="24"/>
          <w:lang w:eastAsia="es-CO"/>
        </w:rPr>
      </w:pPr>
      <w:r>
        <w:rPr>
          <w:rFonts w:cs="Times New Roman"/>
          <w:b/>
          <w:noProof/>
          <w:szCs w:val="24"/>
          <w:lang w:eastAsia="es-CO"/>
        </w:rPr>
        <w:drawing>
          <wp:inline distT="0" distB="0" distL="0" distR="0" wp14:anchorId="05E5D7C7" wp14:editId="1BC438BC">
            <wp:extent cx="762000" cy="287979"/>
            <wp:effectExtent l="0" t="0" r="0" b="0"/>
            <wp:docPr id="2" name="Imagen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r w:rsidRPr="005716A2">
        <w:rPr>
          <w:rFonts w:cs="Times New Roman"/>
          <w:b/>
          <w:noProof/>
          <w:szCs w:val="24"/>
          <w:lang w:eastAsia="es-CO"/>
        </w:rPr>
        <w:t xml:space="preserve"> </w:t>
      </w:r>
      <w:r w:rsidR="003D2E5C">
        <w:rPr>
          <w:noProof/>
        </w:rPr>
        <w:drawing>
          <wp:inline distT="0" distB="0" distL="0" distR="0" wp14:anchorId="5DEA27B6" wp14:editId="51C14974">
            <wp:extent cx="736600" cy="256427"/>
            <wp:effectExtent l="0" t="0" r="6350" b="0"/>
            <wp:docPr id="12" name="Imagen 12" descr="Creative Commons en periodismo: qué es y cómo usarl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12"/>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p>
    <w:p w14:paraId="378FB82A" w14:textId="6A6E1511" w:rsidR="00672B85" w:rsidRDefault="00672B85" w:rsidP="00672B85">
      <w:pPr>
        <w:rPr>
          <w:rStyle w:val="Estilo4"/>
          <w:sz w:val="20"/>
          <w:szCs w:val="20"/>
        </w:rPr>
      </w:pPr>
      <w:bookmarkStart w:id="6" w:name="_Hlk65069342"/>
      <w:bookmarkEnd w:id="3"/>
    </w:p>
    <w:p w14:paraId="64823004" w14:textId="77777777" w:rsidR="00830147" w:rsidRPr="003309E1" w:rsidRDefault="00830147" w:rsidP="00830147">
      <w:pPr>
        <w:rPr>
          <w:rStyle w:val="Estilo4"/>
          <w:sz w:val="20"/>
          <w:szCs w:val="20"/>
        </w:rPr>
      </w:pPr>
      <w:bookmarkStart w:id="7" w:name="_Hlk66967260"/>
      <w:bookmarkStart w:id="8" w:name="_Hlk64031905"/>
      <w:bookmarkStart w:id="9" w:name="_Hlk65683077"/>
    </w:p>
    <w:bookmarkStart w:id="10" w:name="_Hlk103685883"/>
    <w:p w14:paraId="7178FE30" w14:textId="65A034C8" w:rsidR="00830147" w:rsidRPr="00463622" w:rsidRDefault="00000000" w:rsidP="00830147">
      <w:pPr>
        <w:spacing w:before="120" w:after="120" w:line="276" w:lineRule="auto"/>
        <w:jc w:val="left"/>
        <w:rPr>
          <w:rFonts w:cs="Times New Roman"/>
          <w:sz w:val="20"/>
          <w:szCs w:val="20"/>
        </w:rPr>
      </w:pPr>
      <w:sdt>
        <w:sdtPr>
          <w:rPr>
            <w:rStyle w:val="TextocomentarioCar"/>
          </w:rPr>
          <w:alias w:val="Posgrado"/>
          <w:tag w:val="Posgrado"/>
          <w:id w:val="-2122367734"/>
          <w:placeholder>
            <w:docPart w:val="BC642B7BE1F24CB79FD58FFD990C0555"/>
          </w:placeholder>
          <w15:color w:val="008000"/>
          <w:dropDownList>
            <w:listItem w:displayText="Seleccione posgrado UdeA (A-Z)" w:value="Seleccione posgrado UdeA (A-Z)"/>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dropDownList>
        </w:sdtPr>
        <w:sdtEndPr>
          <w:rPr>
            <w:rStyle w:val="Fuentedeprrafopredeter"/>
            <w:rFonts w:cs="Times New Roman"/>
            <w:sz w:val="24"/>
            <w:szCs w:val="22"/>
          </w:rPr>
        </w:sdtEndPr>
        <w:sdtContent>
          <w:r w:rsidR="00830147">
            <w:rPr>
              <w:rStyle w:val="TextocomentarioCar"/>
            </w:rPr>
            <w:t>Especialización en Analítica y Ciencia de Datos</w:t>
          </w:r>
        </w:sdtContent>
      </w:sdt>
      <w:r w:rsidR="00830147" w:rsidRPr="00463622">
        <w:rPr>
          <w:rFonts w:cs="Times New Roman"/>
          <w:sz w:val="20"/>
          <w:szCs w:val="20"/>
        </w:rPr>
        <w:t>,</w:t>
      </w:r>
      <w:bookmarkEnd w:id="10"/>
      <w:r w:rsidR="00830147">
        <w:rPr>
          <w:rFonts w:cs="Times New Roman"/>
          <w:sz w:val="20"/>
          <w:szCs w:val="20"/>
        </w:rPr>
        <w:t xml:space="preserve"> </w:t>
      </w:r>
      <w:commentRangeStart w:id="11"/>
      <w:r w:rsidR="00830147" w:rsidRPr="00463622">
        <w:rPr>
          <w:rFonts w:cs="Times New Roman"/>
          <w:sz w:val="20"/>
          <w:szCs w:val="20"/>
        </w:rPr>
        <w:t>Cohorte</w:t>
      </w:r>
      <w:r w:rsidR="00830147" w:rsidRPr="00463622">
        <w:rPr>
          <w:rStyle w:val="Ttulo2Car"/>
          <w:sz w:val="20"/>
          <w:szCs w:val="20"/>
        </w:rPr>
        <w:t xml:space="preserve"> </w:t>
      </w:r>
      <w:sdt>
        <w:sdtPr>
          <w:rPr>
            <w:rStyle w:val="Estilo3"/>
            <w:sz w:val="20"/>
            <w:szCs w:val="20"/>
          </w:rPr>
          <w:alias w:val="Cohorte"/>
          <w:tag w:val="Cohorte"/>
          <w:id w:val="-1751346690"/>
          <w:placeholder>
            <w:docPart w:val="5D5E8CFB00C445F2B080075E713E8C48"/>
          </w:placeholder>
          <w15:color w:val="0080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rPr>
        </w:sdtEndPr>
        <w:sdtContent>
          <w:r w:rsidR="00A3201A">
            <w:rPr>
              <w:rStyle w:val="Estilo3"/>
              <w:sz w:val="20"/>
              <w:szCs w:val="20"/>
            </w:rPr>
            <w:t>VI</w:t>
          </w:r>
        </w:sdtContent>
      </w:sdt>
      <w:r w:rsidR="00830147" w:rsidRPr="00463622">
        <w:rPr>
          <w:rFonts w:cs="Times New Roman"/>
          <w:sz w:val="20"/>
          <w:szCs w:val="20"/>
        </w:rPr>
        <w:t xml:space="preserve">. </w:t>
      </w:r>
      <w:commentRangeEnd w:id="11"/>
      <w:r w:rsidR="009F47A3">
        <w:rPr>
          <w:rStyle w:val="Refdecomentario"/>
        </w:rPr>
        <w:commentReference w:id="11"/>
      </w:r>
    </w:p>
    <w:p w14:paraId="5E40E095" w14:textId="77777777" w:rsidR="00830147" w:rsidRDefault="00000000" w:rsidP="00830147">
      <w:pPr>
        <w:spacing w:before="120" w:after="120" w:line="276" w:lineRule="auto"/>
        <w:jc w:val="left"/>
        <w:rPr>
          <w:rFonts w:cs="Times New Roman"/>
          <w:sz w:val="20"/>
          <w:szCs w:val="20"/>
        </w:rPr>
      </w:pPr>
      <w:sdt>
        <w:sdtPr>
          <w:rPr>
            <w:rStyle w:val="TextocomentarioCar"/>
          </w:rPr>
          <w:alias w:val="Centro de investigación"/>
          <w:tag w:val="Centro de investigación"/>
          <w:id w:val="-958727137"/>
          <w:placeholder>
            <w:docPart w:val="56B8DC2551F34921BB325904EAF7331B"/>
          </w:placeholder>
          <w15:color w:val="008000"/>
          <w:dropDownList>
            <w:listItem w:displayText="Seleccione centro de investigación UdeA (A-Z)" w:value="Seleccione centro de investigación UdeA (A-Z)"/>
            <w:listItem w:displayText="Centro de Innovación e Investigación Farmacéutica y Alimentaria (CENQFAL)" w:value="Centro de Innovación e Investigación Farmacéutica y Alimentaria (CENQFAL)"/>
            <w:listItem w:displayText="Centro de Investigación Agrarias (CIAG)" w:value="Centro de Investigación Agrarias (CIAG)"/>
            <w:listItem w:displayText="Centro de Investigación Ambientales y de Ingeniería (CIA)" w:value="Centro de Investigación Ambientales y de Ingeniería (CIA)"/>
            <w:listItem w:displayText="Centro de Investigación en Alimentación y Nutrición (CIAN)" w:value="Centro de Investigación en Alimentación y Nutrición (CIAN)"/>
            <w:listItem w:displayText="Centro de Investigación en Ciencias Exactas y Naturales (CIEN)" w:value="Centro de Investigación en Ciencias Exactas y Naturales (CIEN)"/>
            <w:listItem w:displayText="Centro de Investigación Escuela de Idiomas " w:value="Centro de Investigación Escuela de Idiomas "/>
            <w:listItem w:displayText="Centro de Investigación Facultad de Artes" w:value="Centro de Investigación Facultad de Artes"/>
            <w:listItem w:displayText="Centro de Investigación Facultad de Enfermería (CIFE)" w:value="Centro de Investigación Facultad de Enfermería (CIFE)"/>
            <w:listItem w:displayText="Centro de Investigación Facultad Nacional de Salud Pública (CIFNSP)" w:value="Centro de Investigación Facultad Nacional de Salud Pública (CIFNSP)"/>
            <w:listItem w:displayText="Centro de Investigación Odontológicas (CIFO)" w:value="Centro de Investigación Odontológicas (CIFO)"/>
            <w:listItem w:displayText="Centro de Investigación y Extensión Escuela de Microbiología" w:value="Centro de Investigación y Extensión Escuela de Microbiología"/>
            <w:listItem w:displayText="Centro de Investigaciones Educativas y Pedagógicas (CIEP)" w:value="Centro de Investigaciones Educativas y Pedagógicas (CIEP)"/>
            <w:listItem w:displayText="Centro de Investigaciones en Ciencia la Información (CICINF)" w:value="Centro de Investigaciones en Ciencia la Información (CICINF)"/>
            <w:listItem w:displayText="Centro de Investigaciones en Ciencias del Deporte (CICIDEP)" w:value="Centro de Investigaciones en Ciencias del Deporte (CICIDEP)"/>
            <w:listItem w:displayText="Centro de Investigaciones Instituto de Filosofía" w:value="Centro de Investigaciones Instituto de Filosofía"/>
            <w:listItem w:displayText="Centro de Investigaciones Jurídicas (CIJ)" w:value="Centro de Investigaciones Jurídicas (CIJ)"/>
            <w:listItem w:displayText="Centro de Investigaciones Seccional Bajo Cauca" w:value="Centro de Investigaciones Seccional Bajo Cauca"/>
            <w:listItem w:displayText="Centro de Investigaciones Seccional Oriente" w:value="Centro de Investigaciones Seccional Oriente"/>
            <w:listItem w:displayText="Centro de Investigaciones Seccional Suroeste" w:value="Centro de Investigaciones Seccional Suroeste"/>
            <w:listItem w:displayText="Centro de Investigaciones Seccional Urabá" w:value="Centro de Investigaciones Seccional Urabá"/>
            <w:listItem w:displayText="Centro de Investigaciones Sociales y Humanas (CISH)" w:value="Centro de Investigaciones Sociales y Humanas (CISH)"/>
            <w:listItem w:displayText="Centro de Investigaciones y Consultorías (CIC)" w:value="Centro de Investigaciones y Consultorías (CIC)"/>
            <w:listItem w:displayText="Centro de Investigaciones y Posgrados Facultad de Comunicaciones y Filología" w:value="Centro de Investigaciones y Posgrados Facultad de Comunicaciones y Filología"/>
            <w:listItem w:displayText="Corporación Académica Ambiental (CAA)" w:value="Corporación Académica Ambiental (CAA)"/>
            <w:listItem w:displayText="Corporación de Patologías Trópicales (CPT)" w:value="Corporación de Patologías Trópicales (CPT)"/>
            <w:listItem w:displayText="Instituto de Estudios Políticos" w:value="Instituto de Estudios Políticos"/>
            <w:listItem w:displayText="Instituto de Estudios Regionales (INER)" w:value="Instituto de Estudios Regionales (INER)"/>
            <w:listItem w:displayText="Instituto de Investigaciones Médicas (IIM)" w:value="Instituto de Investigaciones Médicas (IIM)"/>
            <w:listItem w:displayText="Sede de Investigación Universitaria (SIU)" w:value="Sede de Investigación Universitaria (SIU)"/>
          </w:dropDownList>
        </w:sdtPr>
        <w:sdtEndPr>
          <w:rPr>
            <w:rStyle w:val="Fuentedeprrafopredeter"/>
            <w:rFonts w:cs="Times New Roman"/>
            <w:sz w:val="24"/>
            <w:szCs w:val="22"/>
          </w:rPr>
        </w:sdtEndPr>
        <w:sdtContent>
          <w:r w:rsidR="00830147" w:rsidRPr="00CA6E3E">
            <w:rPr>
              <w:rStyle w:val="TextocomentarioCar"/>
            </w:rPr>
            <w:t>Centro de Investigación Ambientales y de Ingeniería (CIA)</w:t>
          </w:r>
        </w:sdtContent>
      </w:sdt>
      <w:r w:rsidR="00830147" w:rsidRPr="00CA6E3E">
        <w:rPr>
          <w:rFonts w:cs="Times New Roman"/>
        </w:rPr>
        <w:t>.</w:t>
      </w:r>
      <w:r w:rsidR="00830147" w:rsidRPr="00CA6E3E">
        <w:rPr>
          <w:rFonts w:cs="Times New Roman"/>
          <w:sz w:val="20"/>
          <w:szCs w:val="20"/>
        </w:rPr>
        <w:t xml:space="preserve"> </w:t>
      </w:r>
    </w:p>
    <w:p w14:paraId="79F49CBA" w14:textId="77777777" w:rsidR="00830147" w:rsidRDefault="00830147" w:rsidP="00830147">
      <w:pPr>
        <w:spacing w:before="120" w:after="120" w:line="276" w:lineRule="auto"/>
        <w:jc w:val="left"/>
        <w:rPr>
          <w:rFonts w:cs="Times New Roman"/>
          <w:sz w:val="20"/>
          <w:szCs w:val="20"/>
        </w:rPr>
      </w:pPr>
    </w:p>
    <w:bookmarkEnd w:id="7"/>
    <w:p w14:paraId="3D081CFD" w14:textId="122A630A" w:rsidR="005D39CA" w:rsidRDefault="005D39CA" w:rsidP="00E648FE">
      <w:pPr>
        <w:spacing w:before="120" w:after="120" w:line="276" w:lineRule="auto"/>
        <w:jc w:val="left"/>
        <w:rPr>
          <w:rFonts w:cs="Times New Roman"/>
          <w:sz w:val="20"/>
          <w:szCs w:val="20"/>
        </w:rPr>
      </w:pPr>
    </w:p>
    <w:bookmarkEnd w:id="8"/>
    <w:p w14:paraId="30B6B25C" w14:textId="77777777" w:rsidR="00442948" w:rsidRDefault="00442948" w:rsidP="00082F5C">
      <w:pPr>
        <w:spacing w:line="276" w:lineRule="auto"/>
        <w:jc w:val="left"/>
        <w:rPr>
          <w:rFonts w:cs="Times New Roman"/>
          <w:bCs/>
          <w:sz w:val="20"/>
          <w:szCs w:val="20"/>
        </w:rPr>
      </w:pPr>
    </w:p>
    <w:p w14:paraId="12E52D6A" w14:textId="2C166C99" w:rsidR="004400C8" w:rsidRDefault="004400C8" w:rsidP="00255E8A">
      <w:pPr>
        <w:rPr>
          <w:rFonts w:cs="Times New Roman"/>
          <w:sz w:val="20"/>
          <w:szCs w:val="20"/>
        </w:rPr>
      </w:pPr>
      <w:bookmarkStart w:id="12" w:name="_Hlk66966829"/>
      <w:bookmarkStart w:id="13" w:name="_Hlk6543225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268"/>
      </w:tblGrid>
      <w:tr w:rsidR="004400C8" w14:paraId="73E8991A" w14:textId="77777777" w:rsidTr="00F41F6E">
        <w:tc>
          <w:tcPr>
            <w:tcW w:w="2410" w:type="dxa"/>
            <w:vAlign w:val="center"/>
          </w:tcPr>
          <w:p w14:paraId="30EA56E0" w14:textId="6B0DCF0C" w:rsidR="004400C8" w:rsidRDefault="004400C8" w:rsidP="00255E8A">
            <w:pPr>
              <w:rPr>
                <w:rFonts w:cs="Times New Roman"/>
                <w:sz w:val="20"/>
                <w:szCs w:val="20"/>
              </w:rPr>
            </w:pPr>
            <w:r>
              <w:rPr>
                <w:noProof/>
                <w:sz w:val="20"/>
                <w:szCs w:val="20"/>
              </w:rPr>
              <w:drawing>
                <wp:inline distT="0" distB="0" distL="0" distR="0" wp14:anchorId="1DDD374E" wp14:editId="0456F274">
                  <wp:extent cx="1242104" cy="447910"/>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4906" cy="452526"/>
                          </a:xfrm>
                          <a:prstGeom prst="rect">
                            <a:avLst/>
                          </a:prstGeom>
                          <a:noFill/>
                          <a:ln>
                            <a:noFill/>
                          </a:ln>
                        </pic:spPr>
                      </pic:pic>
                    </a:graphicData>
                  </a:graphic>
                </wp:inline>
              </w:drawing>
            </w:r>
          </w:p>
        </w:tc>
        <w:tc>
          <w:tcPr>
            <w:tcW w:w="2268" w:type="dxa"/>
            <w:vAlign w:val="center"/>
          </w:tcPr>
          <w:p w14:paraId="29138A58" w14:textId="55075657" w:rsidR="004400C8" w:rsidRDefault="004400C8" w:rsidP="00255E8A">
            <w:pPr>
              <w:rPr>
                <w:rFonts w:cs="Times New Roman"/>
                <w:sz w:val="20"/>
                <w:szCs w:val="20"/>
              </w:rPr>
            </w:pPr>
            <w:r>
              <w:rPr>
                <w:rFonts w:cs="Times New Roman"/>
                <w:noProof/>
                <w:sz w:val="20"/>
                <w:szCs w:val="20"/>
              </w:rPr>
              <w:drawing>
                <wp:inline distT="0" distB="0" distL="0" distR="0" wp14:anchorId="15882FC2" wp14:editId="7F734625">
                  <wp:extent cx="1247242" cy="457200"/>
                  <wp:effectExtent l="0" t="0" r="0" b="0"/>
                  <wp:docPr id="7" name="Imagen 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media"/>
                          <pic:cNvPicPr/>
                        </pic:nvPicPr>
                        <pic:blipFill rotWithShape="1">
                          <a:blip r:embed="rId16" cstate="print">
                            <a:extLst>
                              <a:ext uri="{28A0092B-C50C-407E-A947-70E740481C1C}">
                                <a14:useLocalDpi xmlns:a14="http://schemas.microsoft.com/office/drawing/2010/main" val="0"/>
                              </a:ext>
                            </a:extLst>
                          </a:blip>
                          <a:srcRect l="13612" t="26360" r="13866" b="26902"/>
                          <a:stretch/>
                        </pic:blipFill>
                        <pic:spPr bwMode="auto">
                          <a:xfrm>
                            <a:off x="0" y="0"/>
                            <a:ext cx="1249544" cy="4580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E7E8EA1" w14:textId="77777777" w:rsidR="00830147" w:rsidRDefault="00830147" w:rsidP="00830147">
      <w:pPr>
        <w:spacing w:before="120" w:after="120" w:line="240" w:lineRule="auto"/>
        <w:jc w:val="left"/>
        <w:rPr>
          <w:rFonts w:cs="Times New Roman"/>
          <w:sz w:val="20"/>
          <w:szCs w:val="20"/>
        </w:rPr>
      </w:pPr>
      <w:bookmarkStart w:id="14" w:name="_Hlk65675049"/>
      <w:bookmarkStart w:id="15" w:name="_Hlk66967153"/>
      <w:bookmarkStart w:id="16" w:name="_Hlk64031990"/>
      <w:r w:rsidRPr="00DA4399">
        <w:rPr>
          <w:rStyle w:val="TextocomentarioCar"/>
        </w:rPr>
        <w:t>Centro de Documentación Ingeniería (CENDOI)</w:t>
      </w:r>
    </w:p>
    <w:bookmarkEnd w:id="14"/>
    <w:bookmarkEnd w:id="15"/>
    <w:p w14:paraId="074BA834" w14:textId="77777777" w:rsidR="00CE55A5" w:rsidRDefault="00CE55A5" w:rsidP="005D39CA">
      <w:pPr>
        <w:spacing w:before="120" w:after="120" w:line="240" w:lineRule="auto"/>
        <w:rPr>
          <w:rFonts w:cs="Times New Roman"/>
          <w:b/>
          <w:bCs/>
          <w:sz w:val="20"/>
          <w:szCs w:val="20"/>
        </w:rPr>
      </w:pPr>
    </w:p>
    <w:p w14:paraId="4AF9AB32" w14:textId="36FF9D8B" w:rsidR="005D39CA" w:rsidRPr="000E6C8E" w:rsidRDefault="005D39CA" w:rsidP="005D39CA">
      <w:pPr>
        <w:spacing w:before="120" w:after="120" w:line="240" w:lineRule="auto"/>
        <w:rPr>
          <w:sz w:val="20"/>
          <w:szCs w:val="20"/>
          <w:lang w:val="pt-PT"/>
        </w:rPr>
      </w:pPr>
      <w:r w:rsidRPr="000E6C8E">
        <w:rPr>
          <w:rFonts w:cs="Times New Roman"/>
          <w:b/>
          <w:bCs/>
          <w:sz w:val="20"/>
          <w:szCs w:val="20"/>
          <w:lang w:val="pt-PT"/>
        </w:rPr>
        <w:t>Repositorio Institucional:</w:t>
      </w:r>
      <w:r w:rsidRPr="000E6C8E">
        <w:rPr>
          <w:rFonts w:cs="Times New Roman"/>
          <w:sz w:val="20"/>
          <w:szCs w:val="20"/>
          <w:lang w:val="pt-PT"/>
        </w:rPr>
        <w:t xml:space="preserve"> http://bibliotecadigital.udea.edu.co</w:t>
      </w:r>
    </w:p>
    <w:bookmarkEnd w:id="12"/>
    <w:p w14:paraId="195593E5" w14:textId="3DAFE25D" w:rsidR="00D31971" w:rsidRPr="000E6C8E" w:rsidRDefault="00D31971" w:rsidP="004400C8">
      <w:pPr>
        <w:rPr>
          <w:rFonts w:cs="Times New Roman"/>
          <w:sz w:val="20"/>
          <w:szCs w:val="20"/>
          <w:lang w:val="pt-PT"/>
        </w:rPr>
      </w:pPr>
    </w:p>
    <w:p w14:paraId="56B8CD20" w14:textId="77777777" w:rsidR="00830147" w:rsidRPr="000E6C8E" w:rsidRDefault="00830147" w:rsidP="00830147">
      <w:pPr>
        <w:rPr>
          <w:rFonts w:cs="Times New Roman"/>
          <w:sz w:val="20"/>
          <w:szCs w:val="20"/>
          <w:lang w:val="pt-PT"/>
        </w:rPr>
      </w:pPr>
      <w:r w:rsidRPr="000E6C8E">
        <w:rPr>
          <w:rFonts w:cs="Times New Roman"/>
          <w:sz w:val="20"/>
          <w:szCs w:val="20"/>
          <w:lang w:val="pt-PT"/>
        </w:rPr>
        <w:t>Universidad de Antioquia - www.udea.edu.co</w:t>
      </w:r>
    </w:p>
    <w:p w14:paraId="0AA236D2" w14:textId="77777777" w:rsidR="00830147" w:rsidRPr="000E6C8E" w:rsidRDefault="00830147" w:rsidP="00830147">
      <w:pPr>
        <w:autoSpaceDE w:val="0"/>
        <w:autoSpaceDN w:val="0"/>
        <w:adjustRightInd w:val="0"/>
        <w:spacing w:line="240" w:lineRule="auto"/>
        <w:jc w:val="left"/>
        <w:rPr>
          <w:rStyle w:val="TextocomentarioCar"/>
          <w:lang w:val="pt-PT"/>
        </w:rPr>
      </w:pPr>
      <w:r w:rsidRPr="000E6C8E">
        <w:rPr>
          <w:rStyle w:val="TextocomentarioCar"/>
          <w:lang w:val="pt-PT"/>
        </w:rPr>
        <w:t>Rector: John Jairo Arboleda Céspedes.</w:t>
      </w:r>
    </w:p>
    <w:p w14:paraId="0C1DC2E0" w14:textId="77777777" w:rsidR="00830147" w:rsidRPr="00697900" w:rsidRDefault="00830147" w:rsidP="00830147">
      <w:pPr>
        <w:autoSpaceDE w:val="0"/>
        <w:autoSpaceDN w:val="0"/>
        <w:adjustRightInd w:val="0"/>
        <w:spacing w:line="240" w:lineRule="auto"/>
        <w:jc w:val="left"/>
        <w:rPr>
          <w:rStyle w:val="TextocomentarioCar"/>
        </w:rPr>
      </w:pPr>
      <w:r w:rsidRPr="00697900">
        <w:rPr>
          <w:rStyle w:val="TextocomentarioCar"/>
        </w:rPr>
        <w:t>Decano: Julio Cesar Saldarriaga Molina</w:t>
      </w:r>
    </w:p>
    <w:p w14:paraId="053FEFA6" w14:textId="6CC9C1C5" w:rsidR="000D7AB4" w:rsidRDefault="00830147" w:rsidP="00830147">
      <w:pPr>
        <w:jc w:val="left"/>
        <w:rPr>
          <w:rFonts w:cs="Times New Roman"/>
          <w:sz w:val="20"/>
          <w:szCs w:val="20"/>
        </w:rPr>
      </w:pPr>
      <w:r w:rsidRPr="00697900">
        <w:rPr>
          <w:rStyle w:val="TextocomentarioCar"/>
        </w:rPr>
        <w:t xml:space="preserve">Jefe departamento: Diego José Luis </w:t>
      </w:r>
      <w:proofErr w:type="spellStart"/>
      <w:r w:rsidRPr="00697900">
        <w:rPr>
          <w:rStyle w:val="TextocomentarioCar"/>
        </w:rPr>
        <w:t>Botia</w:t>
      </w:r>
      <w:proofErr w:type="spellEnd"/>
      <w:r w:rsidRPr="00697900">
        <w:rPr>
          <w:rStyle w:val="TextocomentarioCar"/>
        </w:rPr>
        <w:t xml:space="preserve"> Valderrama</w:t>
      </w:r>
    </w:p>
    <w:p w14:paraId="5FCB6006" w14:textId="77777777" w:rsidR="00C35208" w:rsidRDefault="00C35208" w:rsidP="00CB6E4E">
      <w:pPr>
        <w:spacing w:line="276" w:lineRule="auto"/>
        <w:rPr>
          <w:rFonts w:cs="Times New Roman"/>
          <w:sz w:val="20"/>
          <w:szCs w:val="20"/>
        </w:rPr>
      </w:pPr>
    </w:p>
    <w:p w14:paraId="57B42195" w14:textId="4E87B0E5" w:rsidR="0034710F" w:rsidRDefault="00C51917" w:rsidP="0034710F">
      <w:pPr>
        <w:spacing w:line="276" w:lineRule="auto"/>
        <w:rPr>
          <w:rFonts w:cs="Times New Roman"/>
          <w:szCs w:val="24"/>
        </w:rPr>
      </w:pPr>
      <w:r w:rsidRPr="00C51917">
        <w:rPr>
          <w:rFonts w:cs="Times New Roman"/>
          <w:sz w:val="20"/>
          <w:szCs w:val="20"/>
        </w:rPr>
        <w:t xml:space="preserve">El contenido de </w:t>
      </w:r>
      <w:r w:rsidR="00082F5C">
        <w:rPr>
          <w:rFonts w:cs="Times New Roman"/>
          <w:sz w:val="20"/>
          <w:szCs w:val="20"/>
        </w:rPr>
        <w:t>esta obra</w:t>
      </w:r>
      <w:r w:rsidRPr="00C51917">
        <w:rPr>
          <w:rFonts w:cs="Times New Roman"/>
          <w:sz w:val="20"/>
          <w:szCs w:val="20"/>
        </w:rPr>
        <w:t xml:space="preserve"> corresponde al derecho de expresión</w:t>
      </w:r>
      <w:r>
        <w:rPr>
          <w:rFonts w:cs="Times New Roman"/>
          <w:sz w:val="20"/>
          <w:szCs w:val="20"/>
        </w:rPr>
        <w:t xml:space="preserve"> </w:t>
      </w:r>
      <w:r w:rsidRPr="00C51917">
        <w:rPr>
          <w:rFonts w:cs="Times New Roman"/>
          <w:sz w:val="20"/>
          <w:szCs w:val="20"/>
        </w:rPr>
        <w:t>de los autores y no compromete el pensamiento institucional</w:t>
      </w:r>
      <w:r w:rsidR="00082F5C">
        <w:rPr>
          <w:rFonts w:cs="Times New Roman"/>
          <w:sz w:val="20"/>
          <w:szCs w:val="20"/>
        </w:rPr>
        <w:t xml:space="preserve"> </w:t>
      </w:r>
      <w:r w:rsidRPr="00C51917">
        <w:rPr>
          <w:rFonts w:cs="Times New Roman"/>
          <w:sz w:val="20"/>
          <w:szCs w:val="20"/>
        </w:rPr>
        <w:t>de la Universidad de Antioquia ni desata su responsabilidad</w:t>
      </w:r>
      <w:r w:rsidR="00082F5C">
        <w:rPr>
          <w:rFonts w:cs="Times New Roman"/>
          <w:sz w:val="20"/>
          <w:szCs w:val="20"/>
        </w:rPr>
        <w:t xml:space="preserve"> </w:t>
      </w:r>
      <w:r w:rsidRPr="00C51917">
        <w:rPr>
          <w:rFonts w:cs="Times New Roman"/>
          <w:sz w:val="20"/>
          <w:szCs w:val="20"/>
        </w:rPr>
        <w:t>frente a terceros. Los autores asumen la</w:t>
      </w:r>
      <w:r w:rsidR="00082F5C">
        <w:rPr>
          <w:rFonts w:cs="Times New Roman"/>
          <w:sz w:val="20"/>
          <w:szCs w:val="20"/>
        </w:rPr>
        <w:t xml:space="preserve"> </w:t>
      </w:r>
      <w:r w:rsidRPr="00C51917">
        <w:rPr>
          <w:rFonts w:cs="Times New Roman"/>
          <w:sz w:val="20"/>
          <w:szCs w:val="20"/>
        </w:rPr>
        <w:t>responsabilidad por los</w:t>
      </w:r>
      <w:r w:rsidR="00082F5C">
        <w:rPr>
          <w:rFonts w:cs="Times New Roman"/>
          <w:sz w:val="20"/>
          <w:szCs w:val="20"/>
        </w:rPr>
        <w:t xml:space="preserve"> </w:t>
      </w:r>
      <w:r w:rsidRPr="00C51917">
        <w:rPr>
          <w:rFonts w:cs="Times New Roman"/>
          <w:sz w:val="20"/>
          <w:szCs w:val="20"/>
        </w:rPr>
        <w:t>derechos de autor y conexos</w:t>
      </w:r>
      <w:r w:rsidR="00082F5C">
        <w:rPr>
          <w:rFonts w:cs="Times New Roman"/>
          <w:sz w:val="20"/>
          <w:szCs w:val="20"/>
        </w:rPr>
        <w:t>.</w:t>
      </w:r>
      <w:bookmarkEnd w:id="6"/>
      <w:bookmarkEnd w:id="9"/>
      <w:bookmarkEnd w:id="13"/>
      <w:bookmarkEnd w:id="16"/>
    </w:p>
    <w:p w14:paraId="347941BF" w14:textId="06CABB7C" w:rsidR="009F1B51" w:rsidRDefault="009F1B51">
      <w:pPr>
        <w:spacing w:after="160" w:line="259" w:lineRule="auto"/>
        <w:jc w:val="left"/>
        <w:rPr>
          <w:rFonts w:cs="Times New Roman"/>
          <w:b/>
          <w:szCs w:val="24"/>
        </w:rPr>
      </w:pPr>
      <w:r>
        <w:rPr>
          <w:rFonts w:cs="Times New Roman"/>
          <w:b/>
          <w:szCs w:val="24"/>
        </w:rPr>
        <w:br w:type="page"/>
      </w:r>
    </w:p>
    <w:p w14:paraId="3A55241D" w14:textId="55F251BF" w:rsidR="00E648FE" w:rsidDel="009F47A3" w:rsidRDefault="009F47A3" w:rsidP="00672B85">
      <w:pPr>
        <w:jc w:val="center"/>
        <w:rPr>
          <w:del w:id="17" w:author="Autor"/>
          <w:rFonts w:cs="Times New Roman"/>
          <w:b/>
          <w:sz w:val="20"/>
          <w:szCs w:val="20"/>
        </w:rPr>
      </w:pPr>
      <w:commentRangeStart w:id="18"/>
      <w:del w:id="19" w:author="Autor">
        <w:r w:rsidDel="009F47A3">
          <w:rPr>
            <w:rFonts w:cs="Times New Roman"/>
            <w:b/>
            <w:sz w:val="20"/>
            <w:szCs w:val="20"/>
          </w:rPr>
          <w:lastRenderedPageBreak/>
          <w:delText>Encabezado</w:delText>
        </w:r>
      </w:del>
      <w:commentRangeEnd w:id="18"/>
      <w:r>
        <w:rPr>
          <w:rStyle w:val="Refdecomentario"/>
        </w:rPr>
        <w:commentReference w:id="18"/>
      </w:r>
    </w:p>
    <w:p w14:paraId="4C87671D" w14:textId="77777777" w:rsidR="000E6C8E" w:rsidRPr="000E6C8E" w:rsidRDefault="000E6C8E" w:rsidP="000E6C8E">
      <w:pPr>
        <w:jc w:val="center"/>
        <w:rPr>
          <w:b/>
          <w:bCs/>
        </w:rPr>
      </w:pPr>
      <w:r w:rsidRPr="000E6C8E">
        <w:rPr>
          <w:b/>
          <w:bCs/>
          <w:lang w:val="es-ES"/>
        </w:rPr>
        <w:t>Tabla de contenido</w:t>
      </w:r>
    </w:p>
    <w:p w14:paraId="792B7F07" w14:textId="77777777" w:rsidR="000E6C8E" w:rsidRDefault="000E6C8E">
      <w:pPr>
        <w:spacing w:after="160" w:line="259" w:lineRule="auto"/>
        <w:jc w:val="left"/>
        <w:rPr>
          <w:rFonts w:cs="Times New Roman"/>
          <w:szCs w:val="24"/>
        </w:rPr>
      </w:pPr>
    </w:p>
    <w:sdt>
      <w:sdtPr>
        <w:rPr>
          <w:b/>
          <w:lang w:val="es-ES"/>
        </w:rPr>
        <w:id w:val="-687217313"/>
        <w:docPartObj>
          <w:docPartGallery w:val="Table of Contents"/>
          <w:docPartUnique/>
        </w:docPartObj>
      </w:sdtPr>
      <w:sdtEndPr>
        <w:rPr>
          <w:b w:val="0"/>
          <w:bCs/>
        </w:rPr>
      </w:sdtEndPr>
      <w:sdtContent>
        <w:p w14:paraId="3657B36A" w14:textId="104F2420" w:rsidR="00F5406C" w:rsidRDefault="003B4693">
          <w:pPr>
            <w:pStyle w:val="TDC1"/>
            <w:rPr>
              <w:rFonts w:asciiTheme="minorHAnsi" w:eastAsiaTheme="minorEastAsia" w:hAnsiTheme="minorHAnsi"/>
              <w:noProof/>
              <w:kern w:val="2"/>
              <w:szCs w:val="24"/>
              <w:lang w:eastAsia="es-MX"/>
              <w14:ligatures w14:val="standardContextual"/>
            </w:rPr>
          </w:pPr>
          <w:r>
            <w:fldChar w:fldCharType="begin"/>
          </w:r>
          <w:r>
            <w:instrText xml:space="preserve"> TOC \o "1-5" \h \z \u </w:instrText>
          </w:r>
          <w:r>
            <w:fldChar w:fldCharType="separate"/>
          </w:r>
          <w:hyperlink w:anchor="_Toc151243029" w:history="1">
            <w:r w:rsidR="00F5406C" w:rsidRPr="00AD4EC1">
              <w:rPr>
                <w:rStyle w:val="Hipervnculo"/>
                <w:noProof/>
              </w:rPr>
              <w:t>Resumen</w:t>
            </w:r>
            <w:r w:rsidR="00F5406C">
              <w:rPr>
                <w:noProof/>
                <w:webHidden/>
              </w:rPr>
              <w:tab/>
            </w:r>
            <w:r w:rsidR="00F5406C">
              <w:rPr>
                <w:noProof/>
                <w:webHidden/>
              </w:rPr>
              <w:fldChar w:fldCharType="begin"/>
            </w:r>
            <w:r w:rsidR="00F5406C">
              <w:rPr>
                <w:noProof/>
                <w:webHidden/>
              </w:rPr>
              <w:instrText xml:space="preserve"> PAGEREF _Toc151243029 \h </w:instrText>
            </w:r>
            <w:r w:rsidR="00F5406C">
              <w:rPr>
                <w:noProof/>
                <w:webHidden/>
              </w:rPr>
            </w:r>
            <w:r w:rsidR="00F5406C">
              <w:rPr>
                <w:noProof/>
                <w:webHidden/>
              </w:rPr>
              <w:fldChar w:fldCharType="separate"/>
            </w:r>
            <w:r w:rsidR="00F5406C">
              <w:rPr>
                <w:noProof/>
                <w:webHidden/>
              </w:rPr>
              <w:t>7</w:t>
            </w:r>
            <w:r w:rsidR="00F5406C">
              <w:rPr>
                <w:noProof/>
                <w:webHidden/>
              </w:rPr>
              <w:fldChar w:fldCharType="end"/>
            </w:r>
          </w:hyperlink>
        </w:p>
        <w:p w14:paraId="5D8AB6D5" w14:textId="7FB5D457" w:rsidR="00F5406C" w:rsidRDefault="00F5406C">
          <w:pPr>
            <w:pStyle w:val="TDC1"/>
            <w:rPr>
              <w:rFonts w:asciiTheme="minorHAnsi" w:eastAsiaTheme="minorEastAsia" w:hAnsiTheme="minorHAnsi"/>
              <w:noProof/>
              <w:kern w:val="2"/>
              <w:szCs w:val="24"/>
              <w:lang w:eastAsia="es-MX"/>
              <w14:ligatures w14:val="standardContextual"/>
            </w:rPr>
          </w:pPr>
          <w:hyperlink w:anchor="_Toc151243030" w:history="1">
            <w:r w:rsidRPr="00AD4EC1">
              <w:rPr>
                <w:rStyle w:val="Hipervnculo"/>
                <w:noProof/>
              </w:rPr>
              <w:t>Abstract</w:t>
            </w:r>
            <w:r>
              <w:rPr>
                <w:noProof/>
                <w:webHidden/>
              </w:rPr>
              <w:tab/>
            </w:r>
            <w:r>
              <w:rPr>
                <w:noProof/>
                <w:webHidden/>
              </w:rPr>
              <w:fldChar w:fldCharType="begin"/>
            </w:r>
            <w:r>
              <w:rPr>
                <w:noProof/>
                <w:webHidden/>
              </w:rPr>
              <w:instrText xml:space="preserve"> PAGEREF _Toc151243030 \h </w:instrText>
            </w:r>
            <w:r>
              <w:rPr>
                <w:noProof/>
                <w:webHidden/>
              </w:rPr>
            </w:r>
            <w:r>
              <w:rPr>
                <w:noProof/>
                <w:webHidden/>
              </w:rPr>
              <w:fldChar w:fldCharType="separate"/>
            </w:r>
            <w:r>
              <w:rPr>
                <w:noProof/>
                <w:webHidden/>
              </w:rPr>
              <w:t>8</w:t>
            </w:r>
            <w:r>
              <w:rPr>
                <w:noProof/>
                <w:webHidden/>
              </w:rPr>
              <w:fldChar w:fldCharType="end"/>
            </w:r>
          </w:hyperlink>
        </w:p>
        <w:p w14:paraId="2D94F49A" w14:textId="4C0A5888" w:rsidR="00F5406C" w:rsidRDefault="00F5406C">
          <w:pPr>
            <w:pStyle w:val="TDC1"/>
            <w:tabs>
              <w:tab w:val="left" w:pos="442"/>
            </w:tabs>
            <w:rPr>
              <w:rFonts w:asciiTheme="minorHAnsi" w:eastAsiaTheme="minorEastAsia" w:hAnsiTheme="minorHAnsi"/>
              <w:noProof/>
              <w:kern w:val="2"/>
              <w:szCs w:val="24"/>
              <w:lang w:eastAsia="es-MX"/>
              <w14:ligatures w14:val="standardContextual"/>
            </w:rPr>
          </w:pPr>
          <w:hyperlink w:anchor="_Toc151243031" w:history="1">
            <w:r w:rsidRPr="00AD4EC1">
              <w:rPr>
                <w:rStyle w:val="Hipervnculo"/>
                <w:noProof/>
              </w:rPr>
              <w:t>1.</w:t>
            </w:r>
            <w:r>
              <w:rPr>
                <w:rFonts w:asciiTheme="minorHAnsi" w:eastAsiaTheme="minorEastAsia" w:hAnsiTheme="minorHAnsi"/>
                <w:noProof/>
                <w:kern w:val="2"/>
                <w:szCs w:val="24"/>
                <w:lang w:eastAsia="es-MX"/>
                <w14:ligatures w14:val="standardContextual"/>
              </w:rPr>
              <w:tab/>
            </w:r>
            <w:r w:rsidRPr="00AD4EC1">
              <w:rPr>
                <w:rStyle w:val="Hipervnculo"/>
                <w:noProof/>
              </w:rPr>
              <w:t>Descripción del problema</w:t>
            </w:r>
            <w:r>
              <w:rPr>
                <w:noProof/>
                <w:webHidden/>
              </w:rPr>
              <w:tab/>
            </w:r>
            <w:r>
              <w:rPr>
                <w:noProof/>
                <w:webHidden/>
              </w:rPr>
              <w:fldChar w:fldCharType="begin"/>
            </w:r>
            <w:r>
              <w:rPr>
                <w:noProof/>
                <w:webHidden/>
              </w:rPr>
              <w:instrText xml:space="preserve"> PAGEREF _Toc151243031 \h </w:instrText>
            </w:r>
            <w:r>
              <w:rPr>
                <w:noProof/>
                <w:webHidden/>
              </w:rPr>
            </w:r>
            <w:r>
              <w:rPr>
                <w:noProof/>
                <w:webHidden/>
              </w:rPr>
              <w:fldChar w:fldCharType="separate"/>
            </w:r>
            <w:r>
              <w:rPr>
                <w:noProof/>
                <w:webHidden/>
              </w:rPr>
              <w:t>9</w:t>
            </w:r>
            <w:r>
              <w:rPr>
                <w:noProof/>
                <w:webHidden/>
              </w:rPr>
              <w:fldChar w:fldCharType="end"/>
            </w:r>
          </w:hyperlink>
        </w:p>
        <w:p w14:paraId="46788F03" w14:textId="5D045EF6" w:rsidR="00F5406C" w:rsidRDefault="00F5406C">
          <w:pPr>
            <w:pStyle w:val="TDC2"/>
            <w:tabs>
              <w:tab w:val="left" w:pos="958"/>
              <w:tab w:val="right" w:leader="dot" w:pos="9394"/>
            </w:tabs>
            <w:rPr>
              <w:rFonts w:asciiTheme="minorHAnsi" w:eastAsiaTheme="minorEastAsia" w:hAnsiTheme="minorHAnsi"/>
              <w:noProof/>
              <w:kern w:val="2"/>
              <w:szCs w:val="24"/>
              <w:lang w:eastAsia="es-MX"/>
              <w14:ligatures w14:val="standardContextual"/>
            </w:rPr>
          </w:pPr>
          <w:hyperlink w:anchor="_Toc151243032" w:history="1">
            <w:r w:rsidRPr="00AD4EC1">
              <w:rPr>
                <w:rStyle w:val="Hipervnculo"/>
                <w:noProof/>
              </w:rPr>
              <w:t>1.1.</w:t>
            </w:r>
            <w:r>
              <w:rPr>
                <w:rFonts w:asciiTheme="minorHAnsi" w:eastAsiaTheme="minorEastAsia" w:hAnsiTheme="minorHAnsi"/>
                <w:noProof/>
                <w:kern w:val="2"/>
                <w:szCs w:val="24"/>
                <w:lang w:eastAsia="es-MX"/>
                <w14:ligatures w14:val="standardContextual"/>
              </w:rPr>
              <w:tab/>
            </w:r>
            <w:r w:rsidRPr="00AD4EC1">
              <w:rPr>
                <w:rStyle w:val="Hipervnculo"/>
                <w:noProof/>
              </w:rPr>
              <w:t>Problema de negocio</w:t>
            </w:r>
            <w:r>
              <w:rPr>
                <w:noProof/>
                <w:webHidden/>
              </w:rPr>
              <w:tab/>
            </w:r>
            <w:r>
              <w:rPr>
                <w:noProof/>
                <w:webHidden/>
              </w:rPr>
              <w:fldChar w:fldCharType="begin"/>
            </w:r>
            <w:r>
              <w:rPr>
                <w:noProof/>
                <w:webHidden/>
              </w:rPr>
              <w:instrText xml:space="preserve"> PAGEREF _Toc151243032 \h </w:instrText>
            </w:r>
            <w:r>
              <w:rPr>
                <w:noProof/>
                <w:webHidden/>
              </w:rPr>
            </w:r>
            <w:r>
              <w:rPr>
                <w:noProof/>
                <w:webHidden/>
              </w:rPr>
              <w:fldChar w:fldCharType="separate"/>
            </w:r>
            <w:r>
              <w:rPr>
                <w:noProof/>
                <w:webHidden/>
              </w:rPr>
              <w:t>9</w:t>
            </w:r>
            <w:r>
              <w:rPr>
                <w:noProof/>
                <w:webHidden/>
              </w:rPr>
              <w:fldChar w:fldCharType="end"/>
            </w:r>
          </w:hyperlink>
        </w:p>
        <w:p w14:paraId="1A13427B" w14:textId="69606492" w:rsidR="00F5406C" w:rsidRDefault="00F5406C">
          <w:pPr>
            <w:pStyle w:val="TDC2"/>
            <w:tabs>
              <w:tab w:val="left" w:pos="958"/>
              <w:tab w:val="right" w:leader="dot" w:pos="9394"/>
            </w:tabs>
            <w:rPr>
              <w:rFonts w:asciiTheme="minorHAnsi" w:eastAsiaTheme="minorEastAsia" w:hAnsiTheme="minorHAnsi"/>
              <w:noProof/>
              <w:kern w:val="2"/>
              <w:szCs w:val="24"/>
              <w:lang w:eastAsia="es-MX"/>
              <w14:ligatures w14:val="standardContextual"/>
            </w:rPr>
          </w:pPr>
          <w:hyperlink w:anchor="_Toc151243033" w:history="1">
            <w:r w:rsidRPr="00AD4EC1">
              <w:rPr>
                <w:rStyle w:val="Hipervnculo"/>
                <w:noProof/>
              </w:rPr>
              <w:t>1.2.</w:t>
            </w:r>
            <w:r>
              <w:rPr>
                <w:rFonts w:asciiTheme="minorHAnsi" w:eastAsiaTheme="minorEastAsia" w:hAnsiTheme="minorHAnsi"/>
                <w:noProof/>
                <w:kern w:val="2"/>
                <w:szCs w:val="24"/>
                <w:lang w:eastAsia="es-MX"/>
                <w14:ligatures w14:val="standardContextual"/>
              </w:rPr>
              <w:tab/>
            </w:r>
            <w:r w:rsidRPr="00AD4EC1">
              <w:rPr>
                <w:rStyle w:val="Hipervnculo"/>
                <w:noProof/>
              </w:rPr>
              <w:t>Aproximación desde la analítica de datos</w:t>
            </w:r>
            <w:r>
              <w:rPr>
                <w:noProof/>
                <w:webHidden/>
              </w:rPr>
              <w:tab/>
            </w:r>
            <w:r>
              <w:rPr>
                <w:noProof/>
                <w:webHidden/>
              </w:rPr>
              <w:fldChar w:fldCharType="begin"/>
            </w:r>
            <w:r>
              <w:rPr>
                <w:noProof/>
                <w:webHidden/>
              </w:rPr>
              <w:instrText xml:space="preserve"> PAGEREF _Toc151243033 \h </w:instrText>
            </w:r>
            <w:r>
              <w:rPr>
                <w:noProof/>
                <w:webHidden/>
              </w:rPr>
            </w:r>
            <w:r>
              <w:rPr>
                <w:noProof/>
                <w:webHidden/>
              </w:rPr>
              <w:fldChar w:fldCharType="separate"/>
            </w:r>
            <w:r>
              <w:rPr>
                <w:noProof/>
                <w:webHidden/>
              </w:rPr>
              <w:t>9</w:t>
            </w:r>
            <w:r>
              <w:rPr>
                <w:noProof/>
                <w:webHidden/>
              </w:rPr>
              <w:fldChar w:fldCharType="end"/>
            </w:r>
          </w:hyperlink>
        </w:p>
        <w:p w14:paraId="6FEA1ABC" w14:textId="066C9BE7" w:rsidR="00F5406C" w:rsidRDefault="00F5406C">
          <w:pPr>
            <w:pStyle w:val="TDC2"/>
            <w:tabs>
              <w:tab w:val="left" w:pos="958"/>
              <w:tab w:val="right" w:leader="dot" w:pos="9394"/>
            </w:tabs>
            <w:rPr>
              <w:rFonts w:asciiTheme="minorHAnsi" w:eastAsiaTheme="minorEastAsia" w:hAnsiTheme="minorHAnsi"/>
              <w:noProof/>
              <w:kern w:val="2"/>
              <w:szCs w:val="24"/>
              <w:lang w:eastAsia="es-MX"/>
              <w14:ligatures w14:val="standardContextual"/>
            </w:rPr>
          </w:pPr>
          <w:hyperlink w:anchor="_Toc151243034" w:history="1">
            <w:r w:rsidRPr="00AD4EC1">
              <w:rPr>
                <w:rStyle w:val="Hipervnculo"/>
                <w:noProof/>
              </w:rPr>
              <w:t>1.3.</w:t>
            </w:r>
            <w:r>
              <w:rPr>
                <w:rFonts w:asciiTheme="minorHAnsi" w:eastAsiaTheme="minorEastAsia" w:hAnsiTheme="minorHAnsi"/>
                <w:noProof/>
                <w:kern w:val="2"/>
                <w:szCs w:val="24"/>
                <w:lang w:eastAsia="es-MX"/>
                <w14:ligatures w14:val="standardContextual"/>
              </w:rPr>
              <w:tab/>
            </w:r>
            <w:r w:rsidRPr="00AD4EC1">
              <w:rPr>
                <w:rStyle w:val="Hipervnculo"/>
                <w:bCs/>
                <w:noProof/>
              </w:rPr>
              <w:t>Origen de los datos</w:t>
            </w:r>
            <w:r>
              <w:rPr>
                <w:noProof/>
                <w:webHidden/>
              </w:rPr>
              <w:tab/>
            </w:r>
            <w:r>
              <w:rPr>
                <w:noProof/>
                <w:webHidden/>
              </w:rPr>
              <w:fldChar w:fldCharType="begin"/>
            </w:r>
            <w:r>
              <w:rPr>
                <w:noProof/>
                <w:webHidden/>
              </w:rPr>
              <w:instrText xml:space="preserve"> PAGEREF _Toc151243034 \h </w:instrText>
            </w:r>
            <w:r>
              <w:rPr>
                <w:noProof/>
                <w:webHidden/>
              </w:rPr>
            </w:r>
            <w:r>
              <w:rPr>
                <w:noProof/>
                <w:webHidden/>
              </w:rPr>
              <w:fldChar w:fldCharType="separate"/>
            </w:r>
            <w:r>
              <w:rPr>
                <w:noProof/>
                <w:webHidden/>
              </w:rPr>
              <w:t>10</w:t>
            </w:r>
            <w:r>
              <w:rPr>
                <w:noProof/>
                <w:webHidden/>
              </w:rPr>
              <w:fldChar w:fldCharType="end"/>
            </w:r>
          </w:hyperlink>
        </w:p>
        <w:p w14:paraId="03108507" w14:textId="324358D8" w:rsidR="00F5406C" w:rsidRDefault="00F5406C">
          <w:pPr>
            <w:pStyle w:val="TDC2"/>
            <w:tabs>
              <w:tab w:val="left" w:pos="958"/>
              <w:tab w:val="right" w:leader="dot" w:pos="9394"/>
            </w:tabs>
            <w:rPr>
              <w:rFonts w:asciiTheme="minorHAnsi" w:eastAsiaTheme="minorEastAsia" w:hAnsiTheme="minorHAnsi"/>
              <w:noProof/>
              <w:kern w:val="2"/>
              <w:szCs w:val="24"/>
              <w:lang w:eastAsia="es-MX"/>
              <w14:ligatures w14:val="standardContextual"/>
            </w:rPr>
          </w:pPr>
          <w:hyperlink w:anchor="_Toc151243035" w:history="1">
            <w:r w:rsidRPr="00AD4EC1">
              <w:rPr>
                <w:rStyle w:val="Hipervnculo"/>
                <w:noProof/>
              </w:rPr>
              <w:t>1.4.</w:t>
            </w:r>
            <w:r>
              <w:rPr>
                <w:rFonts w:asciiTheme="minorHAnsi" w:eastAsiaTheme="minorEastAsia" w:hAnsiTheme="minorHAnsi"/>
                <w:noProof/>
                <w:kern w:val="2"/>
                <w:szCs w:val="24"/>
                <w:lang w:eastAsia="es-MX"/>
                <w14:ligatures w14:val="standardContextual"/>
              </w:rPr>
              <w:tab/>
            </w:r>
            <w:r w:rsidRPr="00AD4EC1">
              <w:rPr>
                <w:rStyle w:val="Hipervnculo"/>
                <w:bCs/>
                <w:noProof/>
              </w:rPr>
              <w:t>Métricas de desempeño</w:t>
            </w:r>
            <w:r>
              <w:rPr>
                <w:noProof/>
                <w:webHidden/>
              </w:rPr>
              <w:tab/>
            </w:r>
            <w:r>
              <w:rPr>
                <w:noProof/>
                <w:webHidden/>
              </w:rPr>
              <w:fldChar w:fldCharType="begin"/>
            </w:r>
            <w:r>
              <w:rPr>
                <w:noProof/>
                <w:webHidden/>
              </w:rPr>
              <w:instrText xml:space="preserve"> PAGEREF _Toc151243035 \h </w:instrText>
            </w:r>
            <w:r>
              <w:rPr>
                <w:noProof/>
                <w:webHidden/>
              </w:rPr>
            </w:r>
            <w:r>
              <w:rPr>
                <w:noProof/>
                <w:webHidden/>
              </w:rPr>
              <w:fldChar w:fldCharType="separate"/>
            </w:r>
            <w:r>
              <w:rPr>
                <w:noProof/>
                <w:webHidden/>
              </w:rPr>
              <w:t>10</w:t>
            </w:r>
            <w:r>
              <w:rPr>
                <w:noProof/>
                <w:webHidden/>
              </w:rPr>
              <w:fldChar w:fldCharType="end"/>
            </w:r>
          </w:hyperlink>
        </w:p>
        <w:p w14:paraId="2BCC1238" w14:textId="4B32F334" w:rsidR="00F5406C" w:rsidRDefault="00F5406C">
          <w:pPr>
            <w:pStyle w:val="TDC1"/>
            <w:tabs>
              <w:tab w:val="left" w:pos="442"/>
            </w:tabs>
            <w:rPr>
              <w:rFonts w:asciiTheme="minorHAnsi" w:eastAsiaTheme="minorEastAsia" w:hAnsiTheme="minorHAnsi"/>
              <w:noProof/>
              <w:kern w:val="2"/>
              <w:szCs w:val="24"/>
              <w:lang w:eastAsia="es-MX"/>
              <w14:ligatures w14:val="standardContextual"/>
            </w:rPr>
          </w:pPr>
          <w:hyperlink w:anchor="_Toc151243036" w:history="1">
            <w:r w:rsidRPr="00AD4EC1">
              <w:rPr>
                <w:rStyle w:val="Hipervnculo"/>
                <w:noProof/>
              </w:rPr>
              <w:t>2.</w:t>
            </w:r>
            <w:r>
              <w:rPr>
                <w:rFonts w:asciiTheme="minorHAnsi" w:eastAsiaTheme="minorEastAsia" w:hAnsiTheme="minorHAnsi"/>
                <w:noProof/>
                <w:kern w:val="2"/>
                <w:szCs w:val="24"/>
                <w:lang w:eastAsia="es-MX"/>
                <w14:ligatures w14:val="standardContextual"/>
              </w:rPr>
              <w:tab/>
            </w:r>
            <w:r w:rsidRPr="00AD4EC1">
              <w:rPr>
                <w:rStyle w:val="Hipervnculo"/>
                <w:noProof/>
              </w:rPr>
              <w:t>Objetivos</w:t>
            </w:r>
            <w:r>
              <w:rPr>
                <w:noProof/>
                <w:webHidden/>
              </w:rPr>
              <w:tab/>
            </w:r>
            <w:r>
              <w:rPr>
                <w:noProof/>
                <w:webHidden/>
              </w:rPr>
              <w:fldChar w:fldCharType="begin"/>
            </w:r>
            <w:r>
              <w:rPr>
                <w:noProof/>
                <w:webHidden/>
              </w:rPr>
              <w:instrText xml:space="preserve"> PAGEREF _Toc151243036 \h </w:instrText>
            </w:r>
            <w:r>
              <w:rPr>
                <w:noProof/>
                <w:webHidden/>
              </w:rPr>
            </w:r>
            <w:r>
              <w:rPr>
                <w:noProof/>
                <w:webHidden/>
              </w:rPr>
              <w:fldChar w:fldCharType="separate"/>
            </w:r>
            <w:r>
              <w:rPr>
                <w:noProof/>
                <w:webHidden/>
              </w:rPr>
              <w:t>12</w:t>
            </w:r>
            <w:r>
              <w:rPr>
                <w:noProof/>
                <w:webHidden/>
              </w:rPr>
              <w:fldChar w:fldCharType="end"/>
            </w:r>
          </w:hyperlink>
        </w:p>
        <w:p w14:paraId="4EE3BC6C" w14:textId="1D4AA74B" w:rsidR="00F5406C" w:rsidRDefault="00F5406C">
          <w:pPr>
            <w:pStyle w:val="TDC2"/>
            <w:tabs>
              <w:tab w:val="left" w:pos="958"/>
              <w:tab w:val="right" w:leader="dot" w:pos="9394"/>
            </w:tabs>
            <w:rPr>
              <w:rFonts w:asciiTheme="minorHAnsi" w:eastAsiaTheme="minorEastAsia" w:hAnsiTheme="minorHAnsi"/>
              <w:noProof/>
              <w:kern w:val="2"/>
              <w:szCs w:val="24"/>
              <w:lang w:eastAsia="es-MX"/>
              <w14:ligatures w14:val="standardContextual"/>
            </w:rPr>
          </w:pPr>
          <w:hyperlink w:anchor="_Toc151243037" w:history="1">
            <w:r w:rsidRPr="00AD4EC1">
              <w:rPr>
                <w:rStyle w:val="Hipervnculo"/>
                <w:noProof/>
              </w:rPr>
              <w:t>2.1.</w:t>
            </w:r>
            <w:r>
              <w:rPr>
                <w:rFonts w:asciiTheme="minorHAnsi" w:eastAsiaTheme="minorEastAsia" w:hAnsiTheme="minorHAnsi"/>
                <w:noProof/>
                <w:kern w:val="2"/>
                <w:szCs w:val="24"/>
                <w:lang w:eastAsia="es-MX"/>
                <w14:ligatures w14:val="standardContextual"/>
              </w:rPr>
              <w:tab/>
            </w:r>
            <w:r w:rsidRPr="00AD4EC1">
              <w:rPr>
                <w:rStyle w:val="Hipervnculo"/>
                <w:noProof/>
              </w:rPr>
              <w:t>Objetivos generales</w:t>
            </w:r>
            <w:r>
              <w:rPr>
                <w:noProof/>
                <w:webHidden/>
              </w:rPr>
              <w:tab/>
            </w:r>
            <w:r>
              <w:rPr>
                <w:noProof/>
                <w:webHidden/>
              </w:rPr>
              <w:fldChar w:fldCharType="begin"/>
            </w:r>
            <w:r>
              <w:rPr>
                <w:noProof/>
                <w:webHidden/>
              </w:rPr>
              <w:instrText xml:space="preserve"> PAGEREF _Toc151243037 \h </w:instrText>
            </w:r>
            <w:r>
              <w:rPr>
                <w:noProof/>
                <w:webHidden/>
              </w:rPr>
            </w:r>
            <w:r>
              <w:rPr>
                <w:noProof/>
                <w:webHidden/>
              </w:rPr>
              <w:fldChar w:fldCharType="separate"/>
            </w:r>
            <w:r>
              <w:rPr>
                <w:noProof/>
                <w:webHidden/>
              </w:rPr>
              <w:t>12</w:t>
            </w:r>
            <w:r>
              <w:rPr>
                <w:noProof/>
                <w:webHidden/>
              </w:rPr>
              <w:fldChar w:fldCharType="end"/>
            </w:r>
          </w:hyperlink>
        </w:p>
        <w:p w14:paraId="11C0500E" w14:textId="10E8F663" w:rsidR="00F5406C" w:rsidRDefault="00F5406C">
          <w:pPr>
            <w:pStyle w:val="TDC2"/>
            <w:tabs>
              <w:tab w:val="left" w:pos="958"/>
              <w:tab w:val="right" w:leader="dot" w:pos="9394"/>
            </w:tabs>
            <w:rPr>
              <w:rFonts w:asciiTheme="minorHAnsi" w:eastAsiaTheme="minorEastAsia" w:hAnsiTheme="minorHAnsi"/>
              <w:noProof/>
              <w:kern w:val="2"/>
              <w:szCs w:val="24"/>
              <w:lang w:eastAsia="es-MX"/>
              <w14:ligatures w14:val="standardContextual"/>
            </w:rPr>
          </w:pPr>
          <w:hyperlink w:anchor="_Toc151243038" w:history="1">
            <w:r w:rsidRPr="00AD4EC1">
              <w:rPr>
                <w:rStyle w:val="Hipervnculo"/>
                <w:noProof/>
              </w:rPr>
              <w:t>2.2.</w:t>
            </w:r>
            <w:r>
              <w:rPr>
                <w:rFonts w:asciiTheme="minorHAnsi" w:eastAsiaTheme="minorEastAsia" w:hAnsiTheme="minorHAnsi"/>
                <w:noProof/>
                <w:kern w:val="2"/>
                <w:szCs w:val="24"/>
                <w:lang w:eastAsia="es-MX"/>
                <w14:ligatures w14:val="standardContextual"/>
              </w:rPr>
              <w:tab/>
            </w:r>
            <w:r w:rsidRPr="00AD4EC1">
              <w:rPr>
                <w:rStyle w:val="Hipervnculo"/>
                <w:noProof/>
              </w:rPr>
              <w:t>Objetivos</w:t>
            </w:r>
            <w:r w:rsidRPr="00AD4EC1">
              <w:rPr>
                <w:rStyle w:val="Hipervnculo"/>
                <w:bCs/>
                <w:noProof/>
              </w:rPr>
              <w:t xml:space="preserve"> específicos</w:t>
            </w:r>
            <w:r>
              <w:rPr>
                <w:noProof/>
                <w:webHidden/>
              </w:rPr>
              <w:tab/>
            </w:r>
            <w:r>
              <w:rPr>
                <w:noProof/>
                <w:webHidden/>
              </w:rPr>
              <w:fldChar w:fldCharType="begin"/>
            </w:r>
            <w:r>
              <w:rPr>
                <w:noProof/>
                <w:webHidden/>
              </w:rPr>
              <w:instrText xml:space="preserve"> PAGEREF _Toc151243038 \h </w:instrText>
            </w:r>
            <w:r>
              <w:rPr>
                <w:noProof/>
                <w:webHidden/>
              </w:rPr>
            </w:r>
            <w:r>
              <w:rPr>
                <w:noProof/>
                <w:webHidden/>
              </w:rPr>
              <w:fldChar w:fldCharType="separate"/>
            </w:r>
            <w:r>
              <w:rPr>
                <w:noProof/>
                <w:webHidden/>
              </w:rPr>
              <w:t>12</w:t>
            </w:r>
            <w:r>
              <w:rPr>
                <w:noProof/>
                <w:webHidden/>
              </w:rPr>
              <w:fldChar w:fldCharType="end"/>
            </w:r>
          </w:hyperlink>
        </w:p>
        <w:p w14:paraId="19CBF43E" w14:textId="1E8B9DCE" w:rsidR="00F5406C" w:rsidRDefault="00F5406C">
          <w:pPr>
            <w:pStyle w:val="TDC1"/>
            <w:tabs>
              <w:tab w:val="left" w:pos="442"/>
            </w:tabs>
            <w:rPr>
              <w:rFonts w:asciiTheme="minorHAnsi" w:eastAsiaTheme="minorEastAsia" w:hAnsiTheme="minorHAnsi"/>
              <w:noProof/>
              <w:kern w:val="2"/>
              <w:szCs w:val="24"/>
              <w:lang w:eastAsia="es-MX"/>
              <w14:ligatures w14:val="standardContextual"/>
            </w:rPr>
          </w:pPr>
          <w:hyperlink w:anchor="_Toc151243039" w:history="1">
            <w:r w:rsidRPr="00AD4EC1">
              <w:rPr>
                <w:rStyle w:val="Hipervnculo"/>
                <w:noProof/>
              </w:rPr>
              <w:t>3.</w:t>
            </w:r>
            <w:r>
              <w:rPr>
                <w:rFonts w:asciiTheme="minorHAnsi" w:eastAsiaTheme="minorEastAsia" w:hAnsiTheme="minorHAnsi"/>
                <w:noProof/>
                <w:kern w:val="2"/>
                <w:szCs w:val="24"/>
                <w:lang w:eastAsia="es-MX"/>
                <w14:ligatures w14:val="standardContextual"/>
              </w:rPr>
              <w:tab/>
            </w:r>
            <w:r w:rsidRPr="00AD4EC1">
              <w:rPr>
                <w:rStyle w:val="Hipervnculo"/>
                <w:noProof/>
              </w:rPr>
              <w:t>Datos</w:t>
            </w:r>
            <w:r>
              <w:rPr>
                <w:noProof/>
                <w:webHidden/>
              </w:rPr>
              <w:tab/>
            </w:r>
            <w:r>
              <w:rPr>
                <w:noProof/>
                <w:webHidden/>
              </w:rPr>
              <w:fldChar w:fldCharType="begin"/>
            </w:r>
            <w:r>
              <w:rPr>
                <w:noProof/>
                <w:webHidden/>
              </w:rPr>
              <w:instrText xml:space="preserve"> PAGEREF _Toc151243039 \h </w:instrText>
            </w:r>
            <w:r>
              <w:rPr>
                <w:noProof/>
                <w:webHidden/>
              </w:rPr>
            </w:r>
            <w:r>
              <w:rPr>
                <w:noProof/>
                <w:webHidden/>
              </w:rPr>
              <w:fldChar w:fldCharType="separate"/>
            </w:r>
            <w:r>
              <w:rPr>
                <w:noProof/>
                <w:webHidden/>
              </w:rPr>
              <w:t>13</w:t>
            </w:r>
            <w:r>
              <w:rPr>
                <w:noProof/>
                <w:webHidden/>
              </w:rPr>
              <w:fldChar w:fldCharType="end"/>
            </w:r>
          </w:hyperlink>
        </w:p>
        <w:p w14:paraId="4065A91E" w14:textId="04630EAA" w:rsidR="00F5406C" w:rsidRDefault="00F5406C">
          <w:pPr>
            <w:pStyle w:val="TDC2"/>
            <w:tabs>
              <w:tab w:val="left" w:pos="958"/>
              <w:tab w:val="right" w:leader="dot" w:pos="9394"/>
            </w:tabs>
            <w:rPr>
              <w:rFonts w:asciiTheme="minorHAnsi" w:eastAsiaTheme="minorEastAsia" w:hAnsiTheme="minorHAnsi"/>
              <w:noProof/>
              <w:kern w:val="2"/>
              <w:szCs w:val="24"/>
              <w:lang w:eastAsia="es-MX"/>
              <w14:ligatures w14:val="standardContextual"/>
            </w:rPr>
          </w:pPr>
          <w:hyperlink w:anchor="_Toc151243040" w:history="1">
            <w:r w:rsidRPr="00AD4EC1">
              <w:rPr>
                <w:rStyle w:val="Hipervnculo"/>
                <w:noProof/>
              </w:rPr>
              <w:t>3.1.</w:t>
            </w:r>
            <w:r>
              <w:rPr>
                <w:rFonts w:asciiTheme="minorHAnsi" w:eastAsiaTheme="minorEastAsia" w:hAnsiTheme="minorHAnsi"/>
                <w:noProof/>
                <w:kern w:val="2"/>
                <w:szCs w:val="24"/>
                <w:lang w:eastAsia="es-MX"/>
                <w14:ligatures w14:val="standardContextual"/>
              </w:rPr>
              <w:tab/>
            </w:r>
            <w:r w:rsidRPr="00AD4EC1">
              <w:rPr>
                <w:rStyle w:val="Hipervnculo"/>
                <w:noProof/>
              </w:rPr>
              <w:t>Datos originales</w:t>
            </w:r>
            <w:r>
              <w:rPr>
                <w:noProof/>
                <w:webHidden/>
              </w:rPr>
              <w:tab/>
            </w:r>
            <w:r>
              <w:rPr>
                <w:noProof/>
                <w:webHidden/>
              </w:rPr>
              <w:fldChar w:fldCharType="begin"/>
            </w:r>
            <w:r>
              <w:rPr>
                <w:noProof/>
                <w:webHidden/>
              </w:rPr>
              <w:instrText xml:space="preserve"> PAGEREF _Toc151243040 \h </w:instrText>
            </w:r>
            <w:r>
              <w:rPr>
                <w:noProof/>
                <w:webHidden/>
              </w:rPr>
            </w:r>
            <w:r>
              <w:rPr>
                <w:noProof/>
                <w:webHidden/>
              </w:rPr>
              <w:fldChar w:fldCharType="separate"/>
            </w:r>
            <w:r>
              <w:rPr>
                <w:noProof/>
                <w:webHidden/>
              </w:rPr>
              <w:t>13</w:t>
            </w:r>
            <w:r>
              <w:rPr>
                <w:noProof/>
                <w:webHidden/>
              </w:rPr>
              <w:fldChar w:fldCharType="end"/>
            </w:r>
          </w:hyperlink>
        </w:p>
        <w:p w14:paraId="1715BF64" w14:textId="5EA83DC6" w:rsidR="00F5406C" w:rsidRDefault="00F5406C">
          <w:pPr>
            <w:pStyle w:val="TDC2"/>
            <w:tabs>
              <w:tab w:val="left" w:pos="958"/>
              <w:tab w:val="right" w:leader="dot" w:pos="9394"/>
            </w:tabs>
            <w:rPr>
              <w:rFonts w:asciiTheme="minorHAnsi" w:eastAsiaTheme="minorEastAsia" w:hAnsiTheme="minorHAnsi"/>
              <w:noProof/>
              <w:kern w:val="2"/>
              <w:szCs w:val="24"/>
              <w:lang w:eastAsia="es-MX"/>
              <w14:ligatures w14:val="standardContextual"/>
            </w:rPr>
          </w:pPr>
          <w:hyperlink w:anchor="_Toc151243041" w:history="1">
            <w:r w:rsidRPr="00AD4EC1">
              <w:rPr>
                <w:rStyle w:val="Hipervnculo"/>
                <w:noProof/>
              </w:rPr>
              <w:t>3.2.</w:t>
            </w:r>
            <w:r>
              <w:rPr>
                <w:rFonts w:asciiTheme="minorHAnsi" w:eastAsiaTheme="minorEastAsia" w:hAnsiTheme="minorHAnsi"/>
                <w:noProof/>
                <w:kern w:val="2"/>
                <w:szCs w:val="24"/>
                <w:lang w:eastAsia="es-MX"/>
                <w14:ligatures w14:val="standardContextual"/>
              </w:rPr>
              <w:tab/>
            </w:r>
            <w:r w:rsidRPr="00AD4EC1">
              <w:rPr>
                <w:rStyle w:val="Hipervnculo"/>
                <w:noProof/>
              </w:rPr>
              <w:t>Datsets</w:t>
            </w:r>
            <w:r>
              <w:rPr>
                <w:noProof/>
                <w:webHidden/>
              </w:rPr>
              <w:tab/>
            </w:r>
            <w:r>
              <w:rPr>
                <w:noProof/>
                <w:webHidden/>
              </w:rPr>
              <w:fldChar w:fldCharType="begin"/>
            </w:r>
            <w:r>
              <w:rPr>
                <w:noProof/>
                <w:webHidden/>
              </w:rPr>
              <w:instrText xml:space="preserve"> PAGEREF _Toc151243041 \h </w:instrText>
            </w:r>
            <w:r>
              <w:rPr>
                <w:noProof/>
                <w:webHidden/>
              </w:rPr>
            </w:r>
            <w:r>
              <w:rPr>
                <w:noProof/>
                <w:webHidden/>
              </w:rPr>
              <w:fldChar w:fldCharType="separate"/>
            </w:r>
            <w:r>
              <w:rPr>
                <w:noProof/>
                <w:webHidden/>
              </w:rPr>
              <w:t>18</w:t>
            </w:r>
            <w:r>
              <w:rPr>
                <w:noProof/>
                <w:webHidden/>
              </w:rPr>
              <w:fldChar w:fldCharType="end"/>
            </w:r>
          </w:hyperlink>
        </w:p>
        <w:p w14:paraId="385C0A7D" w14:textId="1C03AF80" w:rsidR="00F5406C" w:rsidRDefault="00F5406C">
          <w:pPr>
            <w:pStyle w:val="TDC1"/>
            <w:rPr>
              <w:rFonts w:asciiTheme="minorHAnsi" w:eastAsiaTheme="minorEastAsia" w:hAnsiTheme="minorHAnsi"/>
              <w:noProof/>
              <w:kern w:val="2"/>
              <w:szCs w:val="24"/>
              <w:lang w:eastAsia="es-MX"/>
              <w14:ligatures w14:val="standardContextual"/>
            </w:rPr>
          </w:pPr>
          <w:hyperlink w:anchor="_Toc151243042" w:history="1">
            <w:r w:rsidRPr="00AD4EC1">
              <w:rPr>
                <w:rStyle w:val="Hipervnculo"/>
                <w:bCs/>
                <w:noProof/>
              </w:rPr>
              <w:t>Figura 1</w:t>
            </w:r>
            <w:r w:rsidRPr="00AD4EC1">
              <w:rPr>
                <w:rStyle w:val="Hipervnculo"/>
                <w:noProof/>
              </w:rPr>
              <w:t xml:space="preserve"> Portada Normas APA séptima edición 2020 en inglés</w:t>
            </w:r>
            <w:r>
              <w:rPr>
                <w:noProof/>
                <w:webHidden/>
              </w:rPr>
              <w:tab/>
            </w:r>
            <w:r>
              <w:rPr>
                <w:noProof/>
                <w:webHidden/>
              </w:rPr>
              <w:fldChar w:fldCharType="begin"/>
            </w:r>
            <w:r>
              <w:rPr>
                <w:noProof/>
                <w:webHidden/>
              </w:rPr>
              <w:instrText xml:space="preserve"> PAGEREF _Toc151243042 \h </w:instrText>
            </w:r>
            <w:r>
              <w:rPr>
                <w:noProof/>
                <w:webHidden/>
              </w:rPr>
            </w:r>
            <w:r>
              <w:rPr>
                <w:noProof/>
                <w:webHidden/>
              </w:rPr>
              <w:fldChar w:fldCharType="separate"/>
            </w:r>
            <w:r>
              <w:rPr>
                <w:noProof/>
                <w:webHidden/>
              </w:rPr>
              <w:t>19</w:t>
            </w:r>
            <w:r>
              <w:rPr>
                <w:noProof/>
                <w:webHidden/>
              </w:rPr>
              <w:fldChar w:fldCharType="end"/>
            </w:r>
          </w:hyperlink>
        </w:p>
        <w:p w14:paraId="3E0B28DD" w14:textId="214CA6D1" w:rsidR="00F5406C" w:rsidRDefault="00F5406C">
          <w:pPr>
            <w:pStyle w:val="TDC1"/>
            <w:rPr>
              <w:rFonts w:asciiTheme="minorHAnsi" w:eastAsiaTheme="minorEastAsia" w:hAnsiTheme="minorHAnsi"/>
              <w:noProof/>
              <w:kern w:val="2"/>
              <w:szCs w:val="24"/>
              <w:lang w:eastAsia="es-MX"/>
              <w14:ligatures w14:val="standardContextual"/>
            </w:rPr>
          </w:pPr>
          <w:hyperlink w:anchor="_Toc151243043" w:history="1">
            <w:r w:rsidRPr="00AD4EC1">
              <w:rPr>
                <w:rStyle w:val="Hipervnculo"/>
                <w:noProof/>
                <w:lang w:val="en-US"/>
              </w:rPr>
              <w:t>Referencias</w:t>
            </w:r>
            <w:r>
              <w:rPr>
                <w:noProof/>
                <w:webHidden/>
              </w:rPr>
              <w:tab/>
            </w:r>
            <w:r>
              <w:rPr>
                <w:noProof/>
                <w:webHidden/>
              </w:rPr>
              <w:fldChar w:fldCharType="begin"/>
            </w:r>
            <w:r>
              <w:rPr>
                <w:noProof/>
                <w:webHidden/>
              </w:rPr>
              <w:instrText xml:space="preserve"> PAGEREF _Toc151243043 \h </w:instrText>
            </w:r>
            <w:r>
              <w:rPr>
                <w:noProof/>
                <w:webHidden/>
              </w:rPr>
            </w:r>
            <w:r>
              <w:rPr>
                <w:noProof/>
                <w:webHidden/>
              </w:rPr>
              <w:fldChar w:fldCharType="separate"/>
            </w:r>
            <w:r>
              <w:rPr>
                <w:noProof/>
                <w:webHidden/>
              </w:rPr>
              <w:t>21</w:t>
            </w:r>
            <w:r>
              <w:rPr>
                <w:noProof/>
                <w:webHidden/>
              </w:rPr>
              <w:fldChar w:fldCharType="end"/>
            </w:r>
          </w:hyperlink>
        </w:p>
        <w:p w14:paraId="07D53611" w14:textId="4D2B7CC0" w:rsidR="00A27781" w:rsidRDefault="003B4693">
          <w:r>
            <w:fldChar w:fldCharType="end"/>
          </w:r>
        </w:p>
      </w:sdtContent>
    </w:sdt>
    <w:p w14:paraId="0AD6732A" w14:textId="2191D376" w:rsidR="005949E5" w:rsidRDefault="004278F4" w:rsidP="000E6C8E">
      <w:pPr>
        <w:jc w:val="center"/>
        <w:rPr>
          <w:rFonts w:cs="Times New Roman"/>
          <w:b/>
          <w:szCs w:val="24"/>
        </w:rPr>
      </w:pPr>
      <w:r>
        <w:rPr>
          <w:rFonts w:cs="Times New Roman"/>
          <w:szCs w:val="24"/>
        </w:rPr>
        <w:t xml:space="preserve"> </w:t>
      </w:r>
      <w:r w:rsidR="005949E5">
        <w:rPr>
          <w:rFonts w:cs="Times New Roman"/>
          <w:b/>
          <w:szCs w:val="24"/>
        </w:rPr>
        <w:br w:type="page"/>
      </w:r>
    </w:p>
    <w:p w14:paraId="13E11880" w14:textId="07EF8538" w:rsidR="006B13CA" w:rsidRPr="000E6C8E" w:rsidRDefault="00CC076C" w:rsidP="000E6C8E">
      <w:pPr>
        <w:jc w:val="center"/>
        <w:rPr>
          <w:b/>
          <w:bCs/>
        </w:rPr>
      </w:pPr>
      <w:r w:rsidRPr="000E6C8E">
        <w:rPr>
          <w:b/>
          <w:bCs/>
        </w:rPr>
        <w:lastRenderedPageBreak/>
        <w:t xml:space="preserve">Lista de </w:t>
      </w:r>
      <w:r w:rsidR="001619F7" w:rsidRPr="000E6C8E">
        <w:rPr>
          <w:b/>
          <w:bCs/>
        </w:rPr>
        <w:t>t</w:t>
      </w:r>
      <w:r w:rsidRPr="000E6C8E">
        <w:rPr>
          <w:b/>
          <w:bCs/>
        </w:rPr>
        <w:t>ablas</w:t>
      </w:r>
    </w:p>
    <w:p w14:paraId="0BEA2D54" w14:textId="77777777" w:rsidR="00CC076C" w:rsidRDefault="00CC076C" w:rsidP="000511AB">
      <w:pPr>
        <w:rPr>
          <w:rFonts w:cs="Times New Roman"/>
          <w:szCs w:val="24"/>
        </w:rPr>
      </w:pPr>
    </w:p>
    <w:p w14:paraId="3BD10B60" w14:textId="43237D05" w:rsidR="008E13AB" w:rsidRDefault="003B4693">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57037138" w:history="1">
        <w:r w:rsidR="008E13AB" w:rsidRPr="00122C99">
          <w:rPr>
            <w:rStyle w:val="Hipervnculo"/>
            <w:b/>
            <w:bCs/>
            <w:noProof/>
          </w:rPr>
          <w:t xml:space="preserve">Tabla 1 </w:t>
        </w:r>
        <w:r w:rsidR="008E13AB" w:rsidRPr="00122C99">
          <w:rPr>
            <w:rStyle w:val="Hipervnculo"/>
            <w:noProof/>
          </w:rPr>
          <w:t xml:space="preserve"> Resultados del test PBQ-SF (Personality Belief Questionnaire Short Form)</w:t>
        </w:r>
        <w:r w:rsidR="008E13AB">
          <w:rPr>
            <w:noProof/>
            <w:webHidden/>
          </w:rPr>
          <w:tab/>
        </w:r>
        <w:r w:rsidR="008E13AB">
          <w:rPr>
            <w:noProof/>
            <w:webHidden/>
          </w:rPr>
          <w:fldChar w:fldCharType="begin"/>
        </w:r>
        <w:r w:rsidR="008E13AB">
          <w:rPr>
            <w:noProof/>
            <w:webHidden/>
          </w:rPr>
          <w:instrText xml:space="preserve"> PAGEREF _Toc57037138 \h </w:instrText>
        </w:r>
        <w:r w:rsidR="008E13AB">
          <w:rPr>
            <w:noProof/>
            <w:webHidden/>
          </w:rPr>
        </w:r>
        <w:r w:rsidR="008E13AB">
          <w:rPr>
            <w:noProof/>
            <w:webHidden/>
          </w:rPr>
          <w:fldChar w:fldCharType="separate"/>
        </w:r>
        <w:r w:rsidR="004D2F21">
          <w:rPr>
            <w:noProof/>
            <w:webHidden/>
          </w:rPr>
          <w:t>19</w:t>
        </w:r>
        <w:r w:rsidR="008E13AB">
          <w:rPr>
            <w:noProof/>
            <w:webHidden/>
          </w:rPr>
          <w:fldChar w:fldCharType="end"/>
        </w:r>
      </w:hyperlink>
    </w:p>
    <w:p w14:paraId="5DAE3F62" w14:textId="201E0247" w:rsidR="008E13AB" w:rsidRDefault="00000000">
      <w:pPr>
        <w:pStyle w:val="Tabladeilustraciones"/>
        <w:tabs>
          <w:tab w:val="right" w:leader="dot" w:pos="9394"/>
        </w:tabs>
        <w:rPr>
          <w:rFonts w:asciiTheme="minorHAnsi" w:eastAsiaTheme="minorEastAsia" w:hAnsiTheme="minorHAnsi"/>
          <w:noProof/>
          <w:sz w:val="22"/>
          <w:lang w:eastAsia="es-CO"/>
        </w:rPr>
      </w:pPr>
      <w:hyperlink w:anchor="_Toc57037139" w:history="1">
        <w:r w:rsidR="008E13AB" w:rsidRPr="00122C99">
          <w:rPr>
            <w:rStyle w:val="Hipervnculo"/>
            <w:b/>
            <w:bCs/>
            <w:noProof/>
          </w:rPr>
          <w:t>Tabla 2</w:t>
        </w:r>
        <w:r w:rsidR="008E13AB" w:rsidRPr="00122C99">
          <w:rPr>
            <w:rStyle w:val="Hipervnculo"/>
            <w:noProof/>
          </w:rPr>
          <w:t xml:space="preserve"> Características demográficas y tipo de tratamiento de hemodiálisis y diálisis peritoneal con la adherencia (SMAQ) </w:t>
        </w:r>
        <w:r w:rsidR="008E13AB">
          <w:rPr>
            <w:noProof/>
            <w:webHidden/>
          </w:rPr>
          <w:tab/>
        </w:r>
        <w:r w:rsidR="008E13AB">
          <w:rPr>
            <w:noProof/>
            <w:webHidden/>
          </w:rPr>
          <w:fldChar w:fldCharType="begin"/>
        </w:r>
        <w:r w:rsidR="008E13AB">
          <w:rPr>
            <w:noProof/>
            <w:webHidden/>
          </w:rPr>
          <w:instrText xml:space="preserve"> PAGEREF _Toc57037139 \h </w:instrText>
        </w:r>
        <w:r w:rsidR="008E13AB">
          <w:rPr>
            <w:noProof/>
            <w:webHidden/>
          </w:rPr>
        </w:r>
        <w:r w:rsidR="008E13AB">
          <w:rPr>
            <w:noProof/>
            <w:webHidden/>
          </w:rPr>
          <w:fldChar w:fldCharType="separate"/>
        </w:r>
        <w:r w:rsidR="004D2F21">
          <w:rPr>
            <w:noProof/>
            <w:webHidden/>
          </w:rPr>
          <w:t>20</w:t>
        </w:r>
        <w:r w:rsidR="008E13AB">
          <w:rPr>
            <w:noProof/>
            <w:webHidden/>
          </w:rPr>
          <w:fldChar w:fldCharType="end"/>
        </w:r>
      </w:hyperlink>
    </w:p>
    <w:p w14:paraId="00C286D2" w14:textId="462959E0" w:rsidR="008E13AB" w:rsidRDefault="00000000">
      <w:pPr>
        <w:pStyle w:val="Tabladeilustraciones"/>
        <w:tabs>
          <w:tab w:val="right" w:leader="dot" w:pos="9394"/>
        </w:tabs>
        <w:rPr>
          <w:rFonts w:asciiTheme="minorHAnsi" w:eastAsiaTheme="minorEastAsia" w:hAnsiTheme="minorHAnsi"/>
          <w:noProof/>
          <w:sz w:val="22"/>
          <w:lang w:eastAsia="es-CO"/>
        </w:rPr>
      </w:pPr>
      <w:hyperlink w:anchor="_Toc57037140" w:history="1">
        <w:r w:rsidR="008E13AB" w:rsidRPr="00122C99">
          <w:rPr>
            <w:rStyle w:val="Hipervnculo"/>
            <w:b/>
            <w:bCs/>
            <w:noProof/>
          </w:rPr>
          <w:t>Tabla 3</w:t>
        </w:r>
        <w:r w:rsidR="008E13AB" w:rsidRPr="00122C99">
          <w:rPr>
            <w:rStyle w:val="Hipervnculo"/>
            <w:noProof/>
          </w:rPr>
          <w:t xml:space="preserve"> Categorías de la investigación</w:t>
        </w:r>
        <w:r w:rsidR="008E13AB">
          <w:rPr>
            <w:noProof/>
            <w:webHidden/>
          </w:rPr>
          <w:tab/>
        </w:r>
        <w:r w:rsidR="008E13AB">
          <w:rPr>
            <w:noProof/>
            <w:webHidden/>
          </w:rPr>
          <w:fldChar w:fldCharType="begin"/>
        </w:r>
        <w:r w:rsidR="008E13AB">
          <w:rPr>
            <w:noProof/>
            <w:webHidden/>
          </w:rPr>
          <w:instrText xml:space="preserve"> PAGEREF _Toc57037140 \h </w:instrText>
        </w:r>
        <w:r w:rsidR="008E13AB">
          <w:rPr>
            <w:noProof/>
            <w:webHidden/>
          </w:rPr>
        </w:r>
        <w:r w:rsidR="008E13AB">
          <w:rPr>
            <w:noProof/>
            <w:webHidden/>
          </w:rPr>
          <w:fldChar w:fldCharType="separate"/>
        </w:r>
        <w:r w:rsidR="004D2F21">
          <w:rPr>
            <w:noProof/>
            <w:webHidden/>
          </w:rPr>
          <w:t>21</w:t>
        </w:r>
        <w:r w:rsidR="008E13AB">
          <w:rPr>
            <w:noProof/>
            <w:webHidden/>
          </w:rPr>
          <w:fldChar w:fldCharType="end"/>
        </w:r>
      </w:hyperlink>
    </w:p>
    <w:p w14:paraId="0565BAEA" w14:textId="41BACF33" w:rsidR="00CC076C" w:rsidRDefault="003B4693" w:rsidP="00CC076C">
      <w:pPr>
        <w:jc w:val="center"/>
        <w:rPr>
          <w:rFonts w:cs="Times New Roman"/>
          <w:szCs w:val="24"/>
        </w:rPr>
      </w:pPr>
      <w:r>
        <w:rPr>
          <w:rFonts w:cs="Times New Roman"/>
          <w:szCs w:val="24"/>
        </w:rPr>
        <w:fldChar w:fldCharType="end"/>
      </w:r>
    </w:p>
    <w:p w14:paraId="751EAD2A" w14:textId="7C49C7F3" w:rsidR="00533B04" w:rsidRDefault="00533B04">
      <w:pPr>
        <w:spacing w:after="160" w:line="259" w:lineRule="auto"/>
        <w:jc w:val="left"/>
        <w:rPr>
          <w:rFonts w:cs="Times New Roman"/>
          <w:szCs w:val="24"/>
        </w:rPr>
      </w:pPr>
      <w:r>
        <w:rPr>
          <w:rFonts w:cs="Times New Roman"/>
          <w:szCs w:val="24"/>
        </w:rPr>
        <w:br w:type="page"/>
      </w:r>
    </w:p>
    <w:p w14:paraId="2AC05B6E" w14:textId="4775E7F6" w:rsidR="00CC076C" w:rsidRPr="000E6C8E" w:rsidRDefault="00CC076C" w:rsidP="000E6C8E">
      <w:pPr>
        <w:jc w:val="center"/>
        <w:rPr>
          <w:b/>
          <w:bCs/>
        </w:rPr>
      </w:pPr>
      <w:r w:rsidRPr="000E6C8E">
        <w:rPr>
          <w:b/>
          <w:bCs/>
        </w:rPr>
        <w:lastRenderedPageBreak/>
        <w:t xml:space="preserve">Lista de </w:t>
      </w:r>
      <w:r w:rsidR="00892860" w:rsidRPr="000E6C8E">
        <w:rPr>
          <w:b/>
          <w:bCs/>
        </w:rPr>
        <w:t>f</w:t>
      </w:r>
      <w:r w:rsidRPr="000E6C8E">
        <w:rPr>
          <w:b/>
          <w:bCs/>
        </w:rPr>
        <w:t>iguras</w:t>
      </w:r>
    </w:p>
    <w:p w14:paraId="3D75A571" w14:textId="77777777" w:rsidR="006B13CA" w:rsidRDefault="006B13CA" w:rsidP="000511AB">
      <w:pPr>
        <w:rPr>
          <w:rFonts w:cs="Times New Roman"/>
          <w:szCs w:val="24"/>
        </w:rPr>
      </w:pPr>
    </w:p>
    <w:p w14:paraId="7F8841D5" w14:textId="65727375" w:rsidR="003C04D9" w:rsidRDefault="008E10F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62551171" w:history="1">
        <w:r w:rsidR="003C04D9" w:rsidRPr="00B95774">
          <w:rPr>
            <w:rStyle w:val="Hipervnculo"/>
            <w:b/>
            <w:bCs/>
            <w:noProof/>
          </w:rPr>
          <w:t>Figura 1</w:t>
        </w:r>
        <w:r w:rsidR="003C04D9" w:rsidRPr="00B95774">
          <w:rPr>
            <w:rStyle w:val="Hipervnculo"/>
            <w:noProof/>
          </w:rPr>
          <w:t xml:space="preserve"> Portada Normas APA séptima edición 2020 en inglés</w:t>
        </w:r>
        <w:r w:rsidR="003C04D9">
          <w:rPr>
            <w:noProof/>
            <w:webHidden/>
          </w:rPr>
          <w:tab/>
        </w:r>
        <w:r w:rsidR="003C04D9">
          <w:rPr>
            <w:noProof/>
            <w:webHidden/>
          </w:rPr>
          <w:fldChar w:fldCharType="begin"/>
        </w:r>
        <w:r w:rsidR="003C04D9">
          <w:rPr>
            <w:noProof/>
            <w:webHidden/>
          </w:rPr>
          <w:instrText xml:space="preserve"> PAGEREF _Toc62551171 \h </w:instrText>
        </w:r>
        <w:r w:rsidR="003C04D9">
          <w:rPr>
            <w:noProof/>
            <w:webHidden/>
          </w:rPr>
        </w:r>
        <w:r w:rsidR="003C04D9">
          <w:rPr>
            <w:noProof/>
            <w:webHidden/>
          </w:rPr>
          <w:fldChar w:fldCharType="separate"/>
        </w:r>
        <w:r w:rsidR="004D2F21">
          <w:rPr>
            <w:noProof/>
            <w:webHidden/>
          </w:rPr>
          <w:t>22</w:t>
        </w:r>
        <w:r w:rsidR="003C04D9">
          <w:rPr>
            <w:noProof/>
            <w:webHidden/>
          </w:rPr>
          <w:fldChar w:fldCharType="end"/>
        </w:r>
      </w:hyperlink>
    </w:p>
    <w:p w14:paraId="29527CE5" w14:textId="6DBA40E0" w:rsidR="003C04D9" w:rsidRDefault="00000000">
      <w:pPr>
        <w:pStyle w:val="Tabladeilustraciones"/>
        <w:tabs>
          <w:tab w:val="right" w:leader="dot" w:pos="9394"/>
        </w:tabs>
        <w:rPr>
          <w:rFonts w:asciiTheme="minorHAnsi" w:eastAsiaTheme="minorEastAsia" w:hAnsiTheme="minorHAnsi"/>
          <w:noProof/>
          <w:sz w:val="22"/>
          <w:lang w:eastAsia="es-CO"/>
        </w:rPr>
      </w:pPr>
      <w:hyperlink w:anchor="_Toc62551172" w:history="1">
        <w:r w:rsidR="003C04D9" w:rsidRPr="00B95774">
          <w:rPr>
            <w:rStyle w:val="Hipervnculo"/>
            <w:b/>
            <w:bCs/>
            <w:noProof/>
          </w:rPr>
          <w:t>Figura 2</w:t>
        </w:r>
        <w:r w:rsidR="003C04D9" w:rsidRPr="00B95774">
          <w:rPr>
            <w:rStyle w:val="Hipervnculo"/>
            <w:noProof/>
          </w:rPr>
          <w:t xml:space="preserve"> Logo Universidad de Antioquia</w:t>
        </w:r>
        <w:r w:rsidR="003C04D9">
          <w:rPr>
            <w:noProof/>
            <w:webHidden/>
          </w:rPr>
          <w:tab/>
        </w:r>
        <w:r w:rsidR="003C04D9">
          <w:rPr>
            <w:noProof/>
            <w:webHidden/>
          </w:rPr>
          <w:fldChar w:fldCharType="begin"/>
        </w:r>
        <w:r w:rsidR="003C04D9">
          <w:rPr>
            <w:noProof/>
            <w:webHidden/>
          </w:rPr>
          <w:instrText xml:space="preserve"> PAGEREF _Toc62551172 \h </w:instrText>
        </w:r>
        <w:r w:rsidR="003C04D9">
          <w:rPr>
            <w:noProof/>
            <w:webHidden/>
          </w:rPr>
        </w:r>
        <w:r w:rsidR="003C04D9">
          <w:rPr>
            <w:noProof/>
            <w:webHidden/>
          </w:rPr>
          <w:fldChar w:fldCharType="separate"/>
        </w:r>
        <w:r w:rsidR="004D2F21">
          <w:rPr>
            <w:noProof/>
            <w:webHidden/>
          </w:rPr>
          <w:t>22</w:t>
        </w:r>
        <w:r w:rsidR="003C04D9">
          <w:rPr>
            <w:noProof/>
            <w:webHidden/>
          </w:rPr>
          <w:fldChar w:fldCharType="end"/>
        </w:r>
      </w:hyperlink>
    </w:p>
    <w:p w14:paraId="036E7C83" w14:textId="5C8E220D" w:rsidR="006B13CA" w:rsidRDefault="008E10F2" w:rsidP="000511AB">
      <w:pPr>
        <w:rPr>
          <w:rFonts w:cs="Times New Roman"/>
          <w:szCs w:val="24"/>
        </w:rPr>
      </w:pPr>
      <w:r>
        <w:rPr>
          <w:rFonts w:cs="Times New Roman"/>
          <w:szCs w:val="24"/>
        </w:rPr>
        <w:fldChar w:fldCharType="end"/>
      </w:r>
    </w:p>
    <w:p w14:paraId="40AB5142" w14:textId="74FF206F" w:rsidR="006B13CA" w:rsidRDefault="006B13CA" w:rsidP="00EB7465">
      <w:pPr>
        <w:pStyle w:val="PrrIEEE"/>
      </w:pPr>
    </w:p>
    <w:p w14:paraId="07591624" w14:textId="77777777" w:rsidR="006B13CA" w:rsidRDefault="006B13CA" w:rsidP="000511AB">
      <w:pPr>
        <w:rPr>
          <w:rFonts w:cs="Times New Roman"/>
          <w:szCs w:val="24"/>
        </w:rPr>
      </w:pPr>
    </w:p>
    <w:p w14:paraId="7FB3094A" w14:textId="77777777" w:rsidR="006B13CA" w:rsidRDefault="006B13CA" w:rsidP="000511AB">
      <w:pPr>
        <w:rPr>
          <w:rFonts w:cs="Times New Roman"/>
          <w:szCs w:val="24"/>
        </w:rPr>
      </w:pPr>
    </w:p>
    <w:p w14:paraId="37A36CA9" w14:textId="77777777" w:rsidR="001F3D50" w:rsidRDefault="001F3D50">
      <w:pPr>
        <w:spacing w:after="160" w:line="259" w:lineRule="auto"/>
        <w:jc w:val="left"/>
        <w:rPr>
          <w:rFonts w:cs="Times New Roman"/>
          <w:szCs w:val="24"/>
        </w:rPr>
      </w:pPr>
      <w:r>
        <w:rPr>
          <w:rFonts w:cs="Times New Roman"/>
          <w:szCs w:val="24"/>
        </w:rPr>
        <w:br w:type="page"/>
      </w:r>
    </w:p>
    <w:p w14:paraId="12784E27" w14:textId="36CB9D00" w:rsidR="006B13CA" w:rsidRPr="000E6C8E" w:rsidRDefault="001F3D50" w:rsidP="000E6C8E">
      <w:pPr>
        <w:jc w:val="center"/>
        <w:rPr>
          <w:b/>
          <w:bCs/>
        </w:rPr>
      </w:pPr>
      <w:bookmarkStart w:id="20" w:name="_Hlk65433249"/>
      <w:r w:rsidRPr="000E6C8E">
        <w:rPr>
          <w:b/>
          <w:bCs/>
        </w:rPr>
        <w:lastRenderedPageBreak/>
        <w:t>Siglas</w:t>
      </w:r>
      <w:r w:rsidR="00435836" w:rsidRPr="000E6C8E">
        <w:rPr>
          <w:b/>
          <w:bCs/>
        </w:rPr>
        <w:t>, acrónimos</w:t>
      </w:r>
      <w:r w:rsidRPr="000E6C8E">
        <w:rPr>
          <w:b/>
          <w:bCs/>
        </w:rPr>
        <w:t xml:space="preserve"> y abreviaturas</w:t>
      </w:r>
    </w:p>
    <w:p w14:paraId="1F73A21A" w14:textId="77777777" w:rsidR="001F3D50" w:rsidRDefault="001F3D50" w:rsidP="000511AB">
      <w:pPr>
        <w:rPr>
          <w:rFonts w:cs="Times New Roman"/>
          <w:szCs w:val="24"/>
        </w:rPr>
      </w:pPr>
    </w:p>
    <w:p w14:paraId="432EE304" w14:textId="4176E4CE" w:rsidR="00CC0AE5" w:rsidRDefault="00CC0AE5" w:rsidP="00CC0AE5">
      <w:pPr>
        <w:rPr>
          <w:rFonts w:cs="Times New Roman"/>
          <w:szCs w:val="24"/>
        </w:rPr>
      </w:pPr>
      <w:r w:rsidRPr="001F3D50">
        <w:rPr>
          <w:rFonts w:cs="Times New Roman"/>
          <w:b/>
          <w:bCs/>
          <w:szCs w:val="24"/>
        </w:rPr>
        <w:t>APA</w:t>
      </w:r>
      <w:r>
        <w:rPr>
          <w:rFonts w:cs="Times New Roman"/>
          <w:szCs w:val="24"/>
        </w:rPr>
        <w:tab/>
      </w:r>
      <w:r>
        <w:rPr>
          <w:rFonts w:cs="Times New Roman"/>
          <w:szCs w:val="24"/>
        </w:rPr>
        <w:tab/>
      </w:r>
      <w:r>
        <w:rPr>
          <w:rFonts w:cs="Times New Roman"/>
          <w:szCs w:val="24"/>
        </w:rPr>
        <w:tab/>
        <w:t xml:space="preserve">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p>
    <w:p w14:paraId="3776A142" w14:textId="09349825" w:rsidR="00CC0AE5" w:rsidRPr="00B912D2" w:rsidRDefault="00CC0AE5" w:rsidP="00CC0AE5">
      <w:pPr>
        <w:rPr>
          <w:rFonts w:cs="Times New Roman"/>
          <w:szCs w:val="24"/>
          <w:lang w:val="en-US"/>
        </w:rPr>
      </w:pPr>
      <w:proofErr w:type="spellStart"/>
      <w:r w:rsidRPr="00B912D2">
        <w:rPr>
          <w:rFonts w:cs="Times New Roman"/>
          <w:b/>
          <w:bCs/>
          <w:szCs w:val="24"/>
          <w:lang w:val="en-US"/>
        </w:rPr>
        <w:t>Cms</w:t>
      </w:r>
      <w:proofErr w:type="spellEnd"/>
      <w:r w:rsidRPr="00B912D2">
        <w:rPr>
          <w:rFonts w:cs="Times New Roman"/>
          <w:b/>
          <w:bCs/>
          <w:szCs w:val="24"/>
          <w:lang w:val="en-US"/>
        </w:rPr>
        <w:t>.</w:t>
      </w:r>
      <w:r w:rsidRPr="00B912D2">
        <w:rPr>
          <w:rFonts w:cs="Times New Roman"/>
          <w:szCs w:val="24"/>
          <w:lang w:val="en-US"/>
        </w:rPr>
        <w:tab/>
      </w:r>
      <w:r w:rsidRPr="00B912D2">
        <w:rPr>
          <w:rFonts w:cs="Times New Roman"/>
          <w:szCs w:val="24"/>
          <w:lang w:val="en-US"/>
        </w:rPr>
        <w:tab/>
      </w:r>
      <w:r w:rsidRPr="00B912D2">
        <w:rPr>
          <w:rFonts w:cs="Times New Roman"/>
          <w:szCs w:val="24"/>
          <w:lang w:val="en-US"/>
        </w:rPr>
        <w:tab/>
      </w:r>
      <w:proofErr w:type="spellStart"/>
      <w:r w:rsidRPr="00B912D2">
        <w:rPr>
          <w:rFonts w:cs="Times New Roman"/>
          <w:szCs w:val="24"/>
          <w:lang w:val="en-US"/>
        </w:rPr>
        <w:t>Centímetros</w:t>
      </w:r>
      <w:proofErr w:type="spellEnd"/>
    </w:p>
    <w:p w14:paraId="176B84CB" w14:textId="41BD66BC" w:rsidR="00CC0AE5" w:rsidRPr="00B912D2" w:rsidRDefault="00CC0AE5" w:rsidP="00CC0AE5">
      <w:pPr>
        <w:rPr>
          <w:rFonts w:cs="Times New Roman"/>
          <w:szCs w:val="24"/>
          <w:lang w:val="en-US"/>
        </w:rPr>
      </w:pPr>
      <w:r w:rsidRPr="00B912D2">
        <w:rPr>
          <w:rFonts w:cs="Times New Roman"/>
          <w:b/>
          <w:bCs/>
          <w:szCs w:val="24"/>
          <w:lang w:val="en-US"/>
        </w:rPr>
        <w:t>ERIC</w:t>
      </w:r>
      <w:r w:rsidRPr="00B912D2">
        <w:rPr>
          <w:rFonts w:cs="Times New Roman"/>
          <w:szCs w:val="24"/>
          <w:lang w:val="en-US"/>
        </w:rPr>
        <w:tab/>
      </w:r>
      <w:r w:rsidRPr="00B912D2">
        <w:rPr>
          <w:rFonts w:cs="Times New Roman"/>
          <w:szCs w:val="24"/>
          <w:lang w:val="en-US"/>
        </w:rPr>
        <w:tab/>
      </w:r>
      <w:r w:rsidRPr="00B912D2">
        <w:rPr>
          <w:rFonts w:cs="Times New Roman"/>
          <w:szCs w:val="24"/>
          <w:lang w:val="en-US"/>
        </w:rPr>
        <w:tab/>
        <w:t>Education Resources Information Center</w:t>
      </w:r>
    </w:p>
    <w:p w14:paraId="7781F862" w14:textId="1A1B02FB" w:rsidR="00CC0AE5" w:rsidRPr="00B912D2" w:rsidRDefault="00CC0AE5" w:rsidP="00CC0AE5">
      <w:pPr>
        <w:rPr>
          <w:rFonts w:cs="Times New Roman"/>
          <w:szCs w:val="24"/>
          <w:lang w:val="en-US"/>
        </w:rPr>
      </w:pPr>
      <w:r w:rsidRPr="00B912D2">
        <w:rPr>
          <w:rFonts w:cs="Times New Roman"/>
          <w:b/>
          <w:bCs/>
          <w:szCs w:val="24"/>
          <w:lang w:val="en-US"/>
        </w:rPr>
        <w:t>Esp.</w:t>
      </w:r>
      <w:r w:rsidRPr="00B912D2">
        <w:rPr>
          <w:rFonts w:cs="Times New Roman"/>
          <w:szCs w:val="24"/>
          <w:lang w:val="en-US"/>
        </w:rPr>
        <w:tab/>
      </w:r>
      <w:r w:rsidRPr="00B912D2">
        <w:rPr>
          <w:rFonts w:cs="Times New Roman"/>
          <w:szCs w:val="24"/>
          <w:lang w:val="en-US"/>
        </w:rPr>
        <w:tab/>
      </w:r>
      <w:r w:rsidRPr="00B912D2">
        <w:rPr>
          <w:rFonts w:cs="Times New Roman"/>
          <w:szCs w:val="24"/>
          <w:lang w:val="en-US"/>
        </w:rPr>
        <w:tab/>
      </w:r>
      <w:proofErr w:type="spellStart"/>
      <w:r w:rsidRPr="00B912D2">
        <w:rPr>
          <w:rFonts w:cs="Times New Roman"/>
          <w:szCs w:val="24"/>
          <w:lang w:val="en-US"/>
        </w:rPr>
        <w:t>Especialista</w:t>
      </w:r>
      <w:proofErr w:type="spellEnd"/>
    </w:p>
    <w:p w14:paraId="437BA86E" w14:textId="194E1201" w:rsidR="00CC0AE5" w:rsidRPr="00B912D2" w:rsidRDefault="00CC0AE5" w:rsidP="00CC0AE5">
      <w:pPr>
        <w:rPr>
          <w:rFonts w:cs="Times New Roman"/>
          <w:szCs w:val="24"/>
          <w:lang w:val="en-US"/>
        </w:rPr>
      </w:pPr>
      <w:r w:rsidRPr="00B912D2">
        <w:rPr>
          <w:rFonts w:cs="Times New Roman"/>
          <w:b/>
          <w:bCs/>
          <w:szCs w:val="24"/>
          <w:lang w:val="en-US"/>
        </w:rPr>
        <w:t>MP</w:t>
      </w:r>
      <w:r w:rsidRPr="00B912D2">
        <w:rPr>
          <w:rFonts w:cs="Times New Roman"/>
          <w:szCs w:val="24"/>
          <w:lang w:val="en-US"/>
        </w:rPr>
        <w:tab/>
      </w:r>
      <w:r w:rsidRPr="00B912D2">
        <w:rPr>
          <w:rFonts w:cs="Times New Roman"/>
          <w:szCs w:val="24"/>
          <w:lang w:val="en-US"/>
        </w:rPr>
        <w:tab/>
      </w:r>
      <w:r w:rsidRPr="00B912D2">
        <w:rPr>
          <w:rFonts w:cs="Times New Roman"/>
          <w:szCs w:val="24"/>
          <w:lang w:val="en-US"/>
        </w:rPr>
        <w:tab/>
      </w:r>
      <w:proofErr w:type="spellStart"/>
      <w:r w:rsidRPr="00B912D2">
        <w:rPr>
          <w:rFonts w:cs="Times New Roman"/>
          <w:szCs w:val="24"/>
          <w:lang w:val="en-US"/>
        </w:rPr>
        <w:t>Magistrado</w:t>
      </w:r>
      <w:proofErr w:type="spellEnd"/>
      <w:r w:rsidRPr="00B912D2">
        <w:rPr>
          <w:rFonts w:cs="Times New Roman"/>
          <w:szCs w:val="24"/>
          <w:lang w:val="en-US"/>
        </w:rPr>
        <w:t xml:space="preserve"> Ponente</w:t>
      </w:r>
    </w:p>
    <w:p w14:paraId="6B557FBF" w14:textId="63157A64" w:rsidR="00CC0AE5" w:rsidRPr="00B912D2" w:rsidRDefault="00CC0AE5" w:rsidP="00CC0AE5">
      <w:pPr>
        <w:rPr>
          <w:rFonts w:cs="Times New Roman"/>
          <w:szCs w:val="24"/>
          <w:lang w:val="en-US"/>
        </w:rPr>
      </w:pPr>
      <w:r w:rsidRPr="00B912D2">
        <w:rPr>
          <w:rFonts w:cs="Times New Roman"/>
          <w:b/>
          <w:bCs/>
          <w:szCs w:val="24"/>
          <w:lang w:val="en-US"/>
        </w:rPr>
        <w:t>MSc</w:t>
      </w:r>
      <w:r w:rsidRPr="00B912D2">
        <w:rPr>
          <w:rFonts w:cs="Times New Roman"/>
          <w:szCs w:val="24"/>
          <w:lang w:val="en-US"/>
        </w:rPr>
        <w:tab/>
      </w:r>
      <w:r w:rsidRPr="00B912D2">
        <w:rPr>
          <w:rFonts w:cs="Times New Roman"/>
          <w:szCs w:val="24"/>
          <w:lang w:val="en-US"/>
        </w:rPr>
        <w:tab/>
      </w:r>
      <w:r w:rsidRPr="00B912D2">
        <w:rPr>
          <w:rFonts w:cs="Times New Roman"/>
          <w:szCs w:val="24"/>
          <w:lang w:val="en-US"/>
        </w:rPr>
        <w:tab/>
        <w:t>Magister Scientiae</w:t>
      </w:r>
    </w:p>
    <w:p w14:paraId="65440511" w14:textId="77777777" w:rsidR="00263DD2" w:rsidRPr="003D2EE8" w:rsidRDefault="00263DD2" w:rsidP="00263DD2">
      <w:pPr>
        <w:rPr>
          <w:rFonts w:cs="Times New Roman"/>
          <w:szCs w:val="24"/>
          <w:lang w:val="en-US"/>
        </w:rPr>
      </w:pPr>
      <w:proofErr w:type="spellStart"/>
      <w:r w:rsidRPr="003D2EE8">
        <w:rPr>
          <w:rFonts w:cs="Times New Roman"/>
          <w:b/>
          <w:bCs/>
          <w:szCs w:val="24"/>
          <w:lang w:val="en-US"/>
        </w:rPr>
        <w:t>Párr</w:t>
      </w:r>
      <w:proofErr w:type="spellEnd"/>
      <w:r w:rsidRPr="003D2EE8">
        <w:rPr>
          <w:rFonts w:cs="Times New Roman"/>
          <w:b/>
          <w:bCs/>
          <w:szCs w:val="24"/>
          <w:lang w:val="en-US"/>
        </w:rPr>
        <w:t>.</w:t>
      </w:r>
      <w:r w:rsidRPr="003D2EE8">
        <w:rPr>
          <w:rFonts w:cs="Times New Roman"/>
          <w:szCs w:val="24"/>
          <w:lang w:val="en-US"/>
        </w:rPr>
        <w:tab/>
      </w:r>
      <w:r w:rsidRPr="003D2EE8">
        <w:rPr>
          <w:rFonts w:cs="Times New Roman"/>
          <w:szCs w:val="24"/>
          <w:lang w:val="en-US"/>
        </w:rPr>
        <w:tab/>
      </w:r>
      <w:r w:rsidRPr="003D2EE8">
        <w:rPr>
          <w:rFonts w:cs="Times New Roman"/>
          <w:szCs w:val="24"/>
          <w:lang w:val="en-US"/>
        </w:rPr>
        <w:tab/>
      </w:r>
      <w:proofErr w:type="spellStart"/>
      <w:r w:rsidRPr="003D2EE8">
        <w:rPr>
          <w:rFonts w:cs="Times New Roman"/>
          <w:szCs w:val="24"/>
          <w:lang w:val="en-US"/>
        </w:rPr>
        <w:t>Párrafo</w:t>
      </w:r>
      <w:proofErr w:type="spellEnd"/>
    </w:p>
    <w:p w14:paraId="28845BEF" w14:textId="4A0539DA" w:rsidR="001F3D50" w:rsidRPr="003D2EE8" w:rsidRDefault="001F3D50" w:rsidP="000511AB">
      <w:pPr>
        <w:rPr>
          <w:rFonts w:cs="Times New Roman"/>
          <w:szCs w:val="24"/>
          <w:lang w:val="en-US"/>
        </w:rPr>
      </w:pPr>
      <w:r w:rsidRPr="003D2EE8">
        <w:rPr>
          <w:rFonts w:cs="Times New Roman"/>
          <w:b/>
          <w:bCs/>
          <w:szCs w:val="24"/>
          <w:lang w:val="en-US"/>
        </w:rPr>
        <w:t>PhD</w:t>
      </w:r>
      <w:r w:rsidRPr="003D2EE8">
        <w:rPr>
          <w:rFonts w:cs="Times New Roman"/>
          <w:szCs w:val="24"/>
          <w:lang w:val="en-US"/>
        </w:rPr>
        <w:tab/>
      </w:r>
      <w:r w:rsidRPr="003D2EE8">
        <w:rPr>
          <w:rFonts w:cs="Times New Roman"/>
          <w:szCs w:val="24"/>
          <w:lang w:val="en-US"/>
        </w:rPr>
        <w:tab/>
      </w:r>
      <w:r w:rsidR="00CC0AE5" w:rsidRPr="003D2EE8">
        <w:rPr>
          <w:rFonts w:cs="Times New Roman"/>
          <w:szCs w:val="24"/>
          <w:lang w:val="en-US"/>
        </w:rPr>
        <w:tab/>
      </w:r>
      <w:proofErr w:type="spellStart"/>
      <w:r w:rsidRPr="003D2EE8">
        <w:rPr>
          <w:rFonts w:cs="Times New Roman"/>
          <w:szCs w:val="24"/>
          <w:lang w:val="en-US"/>
        </w:rPr>
        <w:t>Philosophiae</w:t>
      </w:r>
      <w:proofErr w:type="spellEnd"/>
      <w:r w:rsidRPr="003D2EE8">
        <w:rPr>
          <w:rFonts w:cs="Times New Roman"/>
          <w:szCs w:val="24"/>
          <w:lang w:val="en-US"/>
        </w:rPr>
        <w:t xml:space="preserve"> Doctor</w:t>
      </w:r>
    </w:p>
    <w:p w14:paraId="49E4EE91" w14:textId="3A8773D5" w:rsidR="00CC0AE5" w:rsidRPr="003D2EE8" w:rsidRDefault="00CC0AE5" w:rsidP="00CC0AE5">
      <w:pPr>
        <w:rPr>
          <w:rFonts w:cs="Times New Roman"/>
          <w:szCs w:val="24"/>
          <w:lang w:val="en-US"/>
        </w:rPr>
      </w:pPr>
      <w:r w:rsidRPr="003D2EE8">
        <w:rPr>
          <w:rFonts w:cs="Times New Roman"/>
          <w:b/>
          <w:bCs/>
          <w:szCs w:val="24"/>
          <w:lang w:val="en-US"/>
        </w:rPr>
        <w:t>PBQ-SF</w:t>
      </w:r>
      <w:r w:rsidRPr="003D2EE8">
        <w:rPr>
          <w:rFonts w:cs="Times New Roman"/>
          <w:szCs w:val="24"/>
          <w:lang w:val="en-US"/>
        </w:rPr>
        <w:t xml:space="preserve"> </w:t>
      </w:r>
      <w:r w:rsidRPr="003D2EE8">
        <w:rPr>
          <w:rFonts w:cs="Times New Roman"/>
          <w:szCs w:val="24"/>
          <w:lang w:val="en-US"/>
        </w:rPr>
        <w:tab/>
      </w:r>
      <w:r w:rsidRPr="003D2EE8">
        <w:rPr>
          <w:rFonts w:cs="Times New Roman"/>
          <w:szCs w:val="24"/>
          <w:lang w:val="en-US"/>
        </w:rPr>
        <w:tab/>
        <w:t>Personality Belief Questionnaire Short Form</w:t>
      </w:r>
    </w:p>
    <w:p w14:paraId="71FF313C" w14:textId="79738C4A" w:rsidR="001F3D50" w:rsidRDefault="001F3D50" w:rsidP="000511AB">
      <w:pPr>
        <w:rPr>
          <w:rFonts w:cs="Times New Roman"/>
          <w:szCs w:val="24"/>
        </w:rPr>
      </w:pPr>
      <w:proofErr w:type="spellStart"/>
      <w:r w:rsidRPr="001F3D50">
        <w:rPr>
          <w:rFonts w:cs="Times New Roman"/>
          <w:b/>
          <w:bCs/>
          <w:szCs w:val="24"/>
        </w:rPr>
        <w:t>PostDoc</w:t>
      </w:r>
      <w:proofErr w:type="spellEnd"/>
      <w:r>
        <w:rPr>
          <w:rFonts w:cs="Times New Roman"/>
          <w:szCs w:val="24"/>
        </w:rPr>
        <w:tab/>
      </w:r>
      <w:r w:rsidR="00CC0AE5">
        <w:rPr>
          <w:rFonts w:cs="Times New Roman"/>
          <w:szCs w:val="24"/>
        </w:rPr>
        <w:tab/>
      </w:r>
      <w:proofErr w:type="spellStart"/>
      <w:r>
        <w:rPr>
          <w:rFonts w:cs="Times New Roman"/>
          <w:szCs w:val="24"/>
        </w:rPr>
        <w:t>PostDoctor</w:t>
      </w:r>
      <w:proofErr w:type="spellEnd"/>
    </w:p>
    <w:p w14:paraId="3BCB403D" w14:textId="60D9F1E2" w:rsidR="00CC0AE5" w:rsidRDefault="00CC0AE5" w:rsidP="00CC0AE5">
      <w:pPr>
        <w:rPr>
          <w:rFonts w:cs="Times New Roman"/>
          <w:szCs w:val="24"/>
        </w:rPr>
      </w:pPr>
      <w:r w:rsidRPr="001F3D50">
        <w:rPr>
          <w:rFonts w:cs="Times New Roman"/>
          <w:b/>
          <w:bCs/>
          <w:szCs w:val="24"/>
        </w:rPr>
        <w:t>UdeA</w:t>
      </w:r>
      <w:r>
        <w:rPr>
          <w:rFonts w:cs="Times New Roman"/>
          <w:szCs w:val="24"/>
        </w:rPr>
        <w:tab/>
      </w:r>
      <w:r>
        <w:rPr>
          <w:rFonts w:cs="Times New Roman"/>
          <w:szCs w:val="24"/>
        </w:rPr>
        <w:tab/>
      </w:r>
      <w:r>
        <w:rPr>
          <w:rFonts w:cs="Times New Roman"/>
          <w:szCs w:val="24"/>
        </w:rPr>
        <w:tab/>
        <w:t>Universidad de Antioquia</w:t>
      </w:r>
    </w:p>
    <w:bookmarkEnd w:id="20"/>
    <w:p w14:paraId="03D3EF5C" w14:textId="77777777" w:rsidR="00CC0AE5" w:rsidRDefault="00CC0AE5" w:rsidP="000511AB">
      <w:pPr>
        <w:rPr>
          <w:rFonts w:cs="Times New Roman"/>
          <w:szCs w:val="24"/>
        </w:rPr>
      </w:pPr>
    </w:p>
    <w:p w14:paraId="4EFD454A" w14:textId="77777777" w:rsidR="00CC0AE5" w:rsidRDefault="00CC0AE5" w:rsidP="000511AB">
      <w:pPr>
        <w:rPr>
          <w:rFonts w:cs="Times New Roman"/>
          <w:szCs w:val="24"/>
        </w:rPr>
      </w:pPr>
    </w:p>
    <w:p w14:paraId="14A34255" w14:textId="0D52EF92" w:rsidR="00892860" w:rsidRDefault="00892860" w:rsidP="000511AB">
      <w:pPr>
        <w:rPr>
          <w:rFonts w:cs="Times New Roman"/>
          <w:szCs w:val="24"/>
        </w:rPr>
      </w:pPr>
    </w:p>
    <w:p w14:paraId="41BD76BA" w14:textId="1C808A60" w:rsidR="00892860" w:rsidRDefault="00892860" w:rsidP="000511AB">
      <w:pPr>
        <w:rPr>
          <w:rFonts w:cs="Times New Roman"/>
          <w:szCs w:val="24"/>
        </w:rPr>
      </w:pPr>
    </w:p>
    <w:p w14:paraId="0A493F53" w14:textId="370EFA57" w:rsidR="00892860" w:rsidRDefault="00892860" w:rsidP="000511AB">
      <w:pPr>
        <w:rPr>
          <w:rFonts w:cs="Times New Roman"/>
          <w:szCs w:val="24"/>
        </w:rPr>
      </w:pPr>
    </w:p>
    <w:p w14:paraId="54A6B55E" w14:textId="1A88C838" w:rsidR="00892860" w:rsidRDefault="00892860" w:rsidP="000511AB">
      <w:pPr>
        <w:rPr>
          <w:rFonts w:cs="Times New Roman"/>
          <w:szCs w:val="24"/>
        </w:rPr>
      </w:pPr>
    </w:p>
    <w:p w14:paraId="0C75C37F" w14:textId="1CD986A0" w:rsidR="00892860" w:rsidRDefault="00892860" w:rsidP="000511AB">
      <w:pPr>
        <w:rPr>
          <w:rFonts w:cs="Times New Roman"/>
          <w:szCs w:val="24"/>
        </w:rPr>
      </w:pPr>
    </w:p>
    <w:p w14:paraId="600E7766" w14:textId="260764A4" w:rsidR="00892860" w:rsidRDefault="00892860" w:rsidP="000511AB">
      <w:pPr>
        <w:rPr>
          <w:rFonts w:cs="Times New Roman"/>
          <w:szCs w:val="24"/>
        </w:rPr>
      </w:pPr>
    </w:p>
    <w:p w14:paraId="04ACA03A" w14:textId="6D8B90D5" w:rsidR="00892860" w:rsidRDefault="00892860" w:rsidP="000511AB">
      <w:pPr>
        <w:rPr>
          <w:rFonts w:cs="Times New Roman"/>
          <w:szCs w:val="24"/>
        </w:rPr>
      </w:pPr>
    </w:p>
    <w:p w14:paraId="1E402B53" w14:textId="57186A6A" w:rsidR="00892860" w:rsidRDefault="00892860" w:rsidP="000511AB">
      <w:pPr>
        <w:rPr>
          <w:rFonts w:cs="Times New Roman"/>
          <w:szCs w:val="24"/>
        </w:rPr>
      </w:pPr>
    </w:p>
    <w:p w14:paraId="5EB73FB2" w14:textId="232F9EFE" w:rsidR="00892860" w:rsidRDefault="00892860" w:rsidP="000511AB">
      <w:pPr>
        <w:rPr>
          <w:rFonts w:cs="Times New Roman"/>
          <w:szCs w:val="24"/>
        </w:rPr>
      </w:pPr>
    </w:p>
    <w:p w14:paraId="74F32926" w14:textId="2F7E7D75" w:rsidR="00892860" w:rsidRDefault="00892860" w:rsidP="000511AB">
      <w:pPr>
        <w:rPr>
          <w:rFonts w:cs="Times New Roman"/>
          <w:szCs w:val="24"/>
        </w:rPr>
      </w:pPr>
    </w:p>
    <w:p w14:paraId="785F3F36" w14:textId="77777777" w:rsidR="00B95275" w:rsidRDefault="00B95275">
      <w:pPr>
        <w:spacing w:after="160" w:line="259" w:lineRule="auto"/>
        <w:jc w:val="left"/>
        <w:rPr>
          <w:rFonts w:eastAsiaTheme="majorEastAsia" w:cstheme="majorBidi"/>
          <w:b/>
          <w:szCs w:val="32"/>
        </w:rPr>
      </w:pPr>
      <w:bookmarkStart w:id="21" w:name="_Toc440985124"/>
      <w:r>
        <w:br w:type="page"/>
      </w:r>
    </w:p>
    <w:p w14:paraId="7F268CA5" w14:textId="69EE5C7E" w:rsidR="006B13CA" w:rsidRPr="00E41C47" w:rsidRDefault="006B13CA" w:rsidP="007A1607">
      <w:pPr>
        <w:pStyle w:val="Ttulo1"/>
      </w:pPr>
      <w:bookmarkStart w:id="22" w:name="_Toc151243029"/>
      <w:r w:rsidRPr="00E41C47">
        <w:lastRenderedPageBreak/>
        <w:t>Resumen</w:t>
      </w:r>
      <w:bookmarkEnd w:id="21"/>
      <w:bookmarkEnd w:id="22"/>
    </w:p>
    <w:p w14:paraId="0F27138F" w14:textId="77777777" w:rsidR="00A3201A" w:rsidRDefault="00A3201A" w:rsidP="009F47A3">
      <w:pPr>
        <w:rPr>
          <w:bCs/>
          <w:szCs w:val="24"/>
        </w:rPr>
      </w:pPr>
    </w:p>
    <w:p w14:paraId="349340D5" w14:textId="37C8A31E" w:rsidR="00DF7DBB" w:rsidRDefault="00232198" w:rsidP="00DF7DBB">
      <w:pPr>
        <w:rPr>
          <w:bCs/>
          <w:szCs w:val="24"/>
          <w:lang w:val="es-MX"/>
        </w:rPr>
      </w:pPr>
      <w:r>
        <w:rPr>
          <w:bCs/>
          <w:szCs w:val="24"/>
        </w:rPr>
        <w:t>L</w:t>
      </w:r>
      <w:r w:rsidR="00DF7DBB">
        <w:rPr>
          <w:bCs/>
          <w:szCs w:val="24"/>
        </w:rPr>
        <w:t>a información presente en l</w:t>
      </w:r>
      <w:r>
        <w:rPr>
          <w:bCs/>
          <w:szCs w:val="24"/>
        </w:rPr>
        <w:t xml:space="preserve">os foros de discusión pueden ser una fuente de información muy valiosa en las empresas para </w:t>
      </w:r>
      <w:r w:rsidR="00DF7DBB" w:rsidRPr="00A3201A">
        <w:rPr>
          <w:bCs/>
          <w:szCs w:val="24"/>
          <w:lang w:val="es-MX"/>
        </w:rPr>
        <w:t>obtener un entendimiento más profundo de las necesidades y preferencias de los usuarios, identificando las fortalezas y debilidades de su conocimiento. Esto permitirá tomar</w:t>
      </w:r>
      <w:r w:rsidR="00DF7DBB">
        <w:rPr>
          <w:bCs/>
          <w:szCs w:val="24"/>
          <w:lang w:val="es-MX"/>
        </w:rPr>
        <w:t xml:space="preserve"> </w:t>
      </w:r>
      <w:r w:rsidR="00DF7DBB" w:rsidRPr="00A3201A">
        <w:rPr>
          <w:bCs/>
          <w:szCs w:val="24"/>
          <w:lang w:val="es-MX"/>
        </w:rPr>
        <w:t>decisiones más informadas, como la implementación de capacitaciones personalizadas, con el fin de mejorar las competencias necesarias y optimizar la gestión del conocimiento en la organización. Como resultado, se anticipa</w:t>
      </w:r>
      <w:r w:rsidR="00DF7DBB">
        <w:rPr>
          <w:bCs/>
          <w:szCs w:val="24"/>
          <w:lang w:val="es-MX"/>
        </w:rPr>
        <w:t xml:space="preserve"> </w:t>
      </w:r>
      <w:r w:rsidR="00DF7DBB" w:rsidRPr="00A3201A">
        <w:rPr>
          <w:bCs/>
          <w:szCs w:val="24"/>
          <w:lang w:val="es-MX"/>
        </w:rPr>
        <w:t>una mejora en la eficiencia y efectividad de los equipos, lo que se traducirá en un aumento de la productividad y la calidad de los proyectos desarrollados por la Vicepresidencia de Tecnología.</w:t>
      </w:r>
    </w:p>
    <w:p w14:paraId="148BD401" w14:textId="102AF962" w:rsidR="00232198" w:rsidRPr="00DF7DBB" w:rsidRDefault="00232198" w:rsidP="009F47A3">
      <w:pPr>
        <w:rPr>
          <w:bCs/>
          <w:szCs w:val="24"/>
          <w:lang w:val="es-MX"/>
        </w:rPr>
      </w:pPr>
    </w:p>
    <w:p w14:paraId="27FD4DA1" w14:textId="0195D6AC" w:rsidR="00232198" w:rsidRDefault="00A3201A" w:rsidP="00232198">
      <w:pPr>
        <w:rPr>
          <w:bCs/>
          <w:szCs w:val="24"/>
          <w:lang w:val="es-MX"/>
        </w:rPr>
      </w:pPr>
      <w:r w:rsidRPr="00A3201A">
        <w:rPr>
          <w:bCs/>
          <w:szCs w:val="24"/>
          <w:lang w:val="es-MX"/>
        </w:rPr>
        <w:t xml:space="preserve">Este proyecto se enfoca en la aplicación de la inteligencia artificial para segmentar y clasificar a los usuarios que utilizan los foros de discusión en la Vicepresidencia de Tecnología de </w:t>
      </w:r>
      <w:r w:rsidR="00232198">
        <w:rPr>
          <w:bCs/>
          <w:szCs w:val="24"/>
          <w:lang w:val="es-MX"/>
        </w:rPr>
        <w:t xml:space="preserve">una empresa del sector financiero; así como la evaluación de la calidad de las respuestas </w:t>
      </w:r>
      <w:r w:rsidR="00DF7DBB">
        <w:rPr>
          <w:bCs/>
          <w:szCs w:val="24"/>
          <w:lang w:val="es-MX"/>
        </w:rPr>
        <w:t xml:space="preserve">proporcionadas por lo usuarios </w:t>
      </w:r>
      <w:r w:rsidR="00232198">
        <w:rPr>
          <w:bCs/>
          <w:szCs w:val="24"/>
          <w:lang w:val="es-MX"/>
        </w:rPr>
        <w:t>mediante la aplicación de un análisis de sentimientos</w:t>
      </w:r>
      <w:r w:rsidR="00DF7DBB">
        <w:rPr>
          <w:bCs/>
          <w:szCs w:val="24"/>
          <w:lang w:val="es-MX"/>
        </w:rPr>
        <w:t xml:space="preserve"> y procesamiento de lenguaje natural.</w:t>
      </w:r>
    </w:p>
    <w:p w14:paraId="28089D74" w14:textId="673FC62B" w:rsidR="00DF7DBB" w:rsidRPr="00232198" w:rsidRDefault="00DF7DBB" w:rsidP="00A3201A">
      <w:pPr>
        <w:rPr>
          <w:bCs/>
          <w:szCs w:val="24"/>
          <w:lang w:val="es-MX"/>
        </w:rPr>
      </w:pPr>
    </w:p>
    <w:p w14:paraId="4755BE40" w14:textId="77777777" w:rsidR="009F47A3" w:rsidRPr="009F47A3" w:rsidRDefault="009F47A3" w:rsidP="009F47A3">
      <w:pPr>
        <w:rPr>
          <w:b/>
          <w:szCs w:val="24"/>
        </w:rPr>
      </w:pPr>
    </w:p>
    <w:p w14:paraId="6A1F930B" w14:textId="697D9FDA" w:rsidR="002421AA" w:rsidRPr="003157C4" w:rsidRDefault="009F47A3" w:rsidP="009F47A3">
      <w:pPr>
        <w:rPr>
          <w:bCs/>
          <w:szCs w:val="24"/>
        </w:rPr>
      </w:pPr>
      <w:r w:rsidRPr="003157C4">
        <w:rPr>
          <w:bCs/>
          <w:szCs w:val="24"/>
        </w:rPr>
        <w:t xml:space="preserve">Incluye al final de dicha página la dirección de </w:t>
      </w:r>
      <w:r w:rsidR="00DA430A">
        <w:rPr>
          <w:bCs/>
          <w:szCs w:val="24"/>
        </w:rPr>
        <w:t>los</w:t>
      </w:r>
      <w:r w:rsidRPr="003157C4">
        <w:rPr>
          <w:bCs/>
          <w:szCs w:val="24"/>
        </w:rPr>
        <w:t xml:space="preserve"> repositorio</w:t>
      </w:r>
      <w:r w:rsidR="00DA430A">
        <w:rPr>
          <w:bCs/>
          <w:szCs w:val="24"/>
        </w:rPr>
        <w:t>s</w:t>
      </w:r>
      <w:r w:rsidR="00671CF8">
        <w:rPr>
          <w:bCs/>
          <w:szCs w:val="24"/>
        </w:rPr>
        <w:t xml:space="preserve"> </w:t>
      </w:r>
      <w:commentRangeStart w:id="23"/>
      <w:commentRangeEnd w:id="23"/>
      <w:r w:rsidR="00FF2508">
        <w:rPr>
          <w:rStyle w:val="Refdecomentario"/>
        </w:rPr>
        <w:commentReference w:id="23"/>
      </w:r>
      <w:r w:rsidR="00671CF8" w:rsidRPr="00671CF8">
        <w:t xml:space="preserve"> </w:t>
      </w:r>
      <w:hyperlink r:id="rId17" w:history="1">
        <w:r w:rsidR="00671CF8" w:rsidRPr="001525EB">
          <w:rPr>
            <w:rStyle w:val="Hipervnculo"/>
            <w:bCs/>
            <w:szCs w:val="24"/>
          </w:rPr>
          <w:t>https://github.com/TatianaGarcia1128/foro_discusion_udea</w:t>
        </w:r>
      </w:hyperlink>
      <w:r w:rsidR="00671CF8">
        <w:rPr>
          <w:bCs/>
          <w:szCs w:val="24"/>
        </w:rPr>
        <w:t xml:space="preserve"> </w:t>
      </w:r>
      <w:r w:rsidR="00DA430A">
        <w:rPr>
          <w:bCs/>
          <w:szCs w:val="24"/>
        </w:rPr>
        <w:t>.</w:t>
      </w:r>
    </w:p>
    <w:p w14:paraId="68AD2FBC" w14:textId="77777777" w:rsidR="009F47A3" w:rsidRDefault="009F47A3" w:rsidP="009F47A3">
      <w:pPr>
        <w:rPr>
          <w:b/>
          <w:szCs w:val="24"/>
        </w:rPr>
      </w:pPr>
    </w:p>
    <w:p w14:paraId="5FCB9300" w14:textId="20475BFE" w:rsidR="006B13CA" w:rsidRDefault="006B13CA" w:rsidP="009F47A3">
      <w:pPr>
        <w:ind w:left="624"/>
        <w:rPr>
          <w:rFonts w:cs="Times New Roman"/>
          <w:szCs w:val="24"/>
        </w:rPr>
      </w:pPr>
      <w:r w:rsidRPr="008F00A8">
        <w:rPr>
          <w:i/>
          <w:szCs w:val="24"/>
        </w:rPr>
        <w:t>Palabras clave</w:t>
      </w:r>
      <w:r w:rsidRPr="00E36FC1">
        <w:rPr>
          <w:szCs w:val="24"/>
        </w:rPr>
        <w:t>:</w:t>
      </w:r>
      <w:r>
        <w:rPr>
          <w:szCs w:val="24"/>
        </w:rPr>
        <w:t xml:space="preserve"> </w:t>
      </w:r>
      <w:r w:rsidR="00671CF8">
        <w:rPr>
          <w:szCs w:val="24"/>
        </w:rPr>
        <w:t>Foros de discusión</w:t>
      </w:r>
      <w:r w:rsidR="009F47A3">
        <w:rPr>
          <w:szCs w:val="24"/>
        </w:rPr>
        <w:t xml:space="preserve">, </w:t>
      </w:r>
      <w:r w:rsidR="00671CF8">
        <w:rPr>
          <w:szCs w:val="24"/>
        </w:rPr>
        <w:t>Segmentación de usuarios</w:t>
      </w:r>
      <w:r w:rsidR="009F47A3">
        <w:rPr>
          <w:szCs w:val="24"/>
        </w:rPr>
        <w:t>,</w:t>
      </w:r>
      <w:r w:rsidR="009F47A3" w:rsidRPr="009F47A3">
        <w:rPr>
          <w:szCs w:val="24"/>
        </w:rPr>
        <w:t xml:space="preserve"> </w:t>
      </w:r>
      <w:r w:rsidR="00671CF8">
        <w:rPr>
          <w:szCs w:val="24"/>
        </w:rPr>
        <w:t>Análisis de sentimientos</w:t>
      </w:r>
      <w:r w:rsidR="009F47A3">
        <w:rPr>
          <w:szCs w:val="24"/>
        </w:rPr>
        <w:t>,</w:t>
      </w:r>
      <w:r w:rsidR="009F47A3" w:rsidRPr="009F47A3">
        <w:rPr>
          <w:szCs w:val="24"/>
        </w:rPr>
        <w:t xml:space="preserve"> </w:t>
      </w:r>
      <w:r w:rsidR="00671CF8">
        <w:rPr>
          <w:szCs w:val="24"/>
        </w:rPr>
        <w:t>Procesamiento de Lenguaje Natural</w:t>
      </w:r>
      <w:r w:rsidR="009F47A3">
        <w:rPr>
          <w:rFonts w:cs="Times New Roman"/>
          <w:szCs w:val="24"/>
        </w:rPr>
        <w:t>.</w:t>
      </w:r>
    </w:p>
    <w:p w14:paraId="4C5B8A96" w14:textId="77777777" w:rsidR="007A1607" w:rsidRDefault="007A1607">
      <w:pPr>
        <w:spacing w:after="160" w:line="259" w:lineRule="auto"/>
        <w:jc w:val="left"/>
        <w:rPr>
          <w:b/>
          <w:szCs w:val="24"/>
        </w:rPr>
      </w:pPr>
      <w:r>
        <w:rPr>
          <w:b/>
          <w:szCs w:val="24"/>
        </w:rPr>
        <w:br w:type="page"/>
      </w:r>
    </w:p>
    <w:p w14:paraId="0A875A73" w14:textId="351A600A" w:rsidR="006B13CA" w:rsidRPr="00FB1F1D" w:rsidRDefault="006B13CA" w:rsidP="007A1607">
      <w:pPr>
        <w:pStyle w:val="Ttulo1"/>
      </w:pPr>
      <w:bookmarkStart w:id="24" w:name="_Toc151243030"/>
      <w:proofErr w:type="spellStart"/>
      <w:r w:rsidRPr="00FB1F1D">
        <w:lastRenderedPageBreak/>
        <w:t>Abstract</w:t>
      </w:r>
      <w:bookmarkEnd w:id="24"/>
      <w:proofErr w:type="spellEnd"/>
    </w:p>
    <w:p w14:paraId="03A8524F" w14:textId="77777777" w:rsidR="00883AF0" w:rsidRDefault="00883AF0" w:rsidP="00281507">
      <w:pPr>
        <w:rPr>
          <w:szCs w:val="24"/>
        </w:rPr>
      </w:pPr>
    </w:p>
    <w:p w14:paraId="1004EB8B" w14:textId="77777777" w:rsidR="00671CF8" w:rsidRPr="00671CF8" w:rsidRDefault="00671CF8" w:rsidP="00671CF8">
      <w:pPr>
        <w:rPr>
          <w:szCs w:val="24"/>
          <w:lang w:val="en-US"/>
        </w:rPr>
      </w:pPr>
      <w:r w:rsidRPr="00671CF8">
        <w:rPr>
          <w:szCs w:val="24"/>
          <w:lang w:val="en-US"/>
        </w:rPr>
        <w:t>The information present in discussion forums can be a valuable source of insights for companies to gain a deeper understanding of user needs and preferences, identifying strengths and weaknesses in their knowledge. This will enable more informed decision-making, such as implementing personalized training to enhance necessary skills and optimize knowledge management within the organization. Consequently, an improvement in team efficiency and effectiveness is anticipated, translating into increased productivity and the enhanced quality of projects developed by the Technology Vice Presidency.</w:t>
      </w:r>
    </w:p>
    <w:p w14:paraId="27CCF2F6" w14:textId="77777777" w:rsidR="00671CF8" w:rsidRPr="00671CF8" w:rsidRDefault="00671CF8" w:rsidP="00671CF8">
      <w:pPr>
        <w:ind w:firstLine="708"/>
        <w:rPr>
          <w:szCs w:val="24"/>
          <w:lang w:val="en-US"/>
        </w:rPr>
      </w:pPr>
    </w:p>
    <w:p w14:paraId="3C452203" w14:textId="7C919B6F" w:rsidR="006B13CA" w:rsidRPr="00671CF8" w:rsidRDefault="00671CF8" w:rsidP="00671CF8">
      <w:pPr>
        <w:rPr>
          <w:szCs w:val="24"/>
          <w:lang w:val="en-US"/>
        </w:rPr>
      </w:pPr>
      <w:r w:rsidRPr="00671CF8">
        <w:rPr>
          <w:szCs w:val="24"/>
          <w:lang w:val="en-US"/>
        </w:rPr>
        <w:t>This project focuses on the application of artificial intelligence to segment and classify users participating in discussion forums within the Technology Vice Presidency of a financial sector company. Additionally, it involves evaluating the quality of user responses through the application of sentiment analysis and natural language processing.</w:t>
      </w:r>
    </w:p>
    <w:p w14:paraId="4C8D66FB" w14:textId="77777777" w:rsidR="00671CF8" w:rsidRPr="00671CF8" w:rsidRDefault="00671CF8" w:rsidP="00671CF8">
      <w:pPr>
        <w:rPr>
          <w:color w:val="FF0000"/>
          <w:szCs w:val="24"/>
          <w:lang w:val="en-US"/>
        </w:rPr>
      </w:pPr>
    </w:p>
    <w:p w14:paraId="22E287CF" w14:textId="63E41087" w:rsidR="006B13CA" w:rsidRPr="002D7A73" w:rsidRDefault="006B13CA" w:rsidP="002D066F">
      <w:pPr>
        <w:ind w:left="624"/>
        <w:rPr>
          <w:szCs w:val="24"/>
          <w:lang w:val="en-US"/>
        </w:rPr>
      </w:pPr>
      <w:r w:rsidRPr="008876CF">
        <w:rPr>
          <w:i/>
          <w:szCs w:val="24"/>
          <w:lang w:val="en-US"/>
        </w:rPr>
        <w:t>Keywords</w:t>
      </w:r>
      <w:r w:rsidRPr="002D7A73">
        <w:rPr>
          <w:b/>
          <w:szCs w:val="24"/>
          <w:lang w:val="en-US"/>
        </w:rPr>
        <w:t>:</w:t>
      </w:r>
      <w:r w:rsidR="00671CF8">
        <w:rPr>
          <w:szCs w:val="24"/>
          <w:lang w:val="en-US"/>
        </w:rPr>
        <w:t xml:space="preserve"> </w:t>
      </w:r>
      <w:r w:rsidR="00671CF8" w:rsidRPr="00671CF8">
        <w:rPr>
          <w:szCs w:val="24"/>
          <w:lang w:val="en-US"/>
        </w:rPr>
        <w:t>Discussion forums, User segmentation, Sentiment analysis, Natural Language Processing.</w:t>
      </w:r>
    </w:p>
    <w:p w14:paraId="67AEC440" w14:textId="59A9F4D8" w:rsidR="002421AA" w:rsidRPr="002D7A73" w:rsidRDefault="00F67757" w:rsidP="002421AA">
      <w:pPr>
        <w:rPr>
          <w:szCs w:val="24"/>
          <w:lang w:val="en-US"/>
        </w:rPr>
      </w:pPr>
      <w:r>
        <w:rPr>
          <w:szCs w:val="24"/>
          <w:lang w:val="en-US"/>
        </w:rPr>
        <w:t xml:space="preserve"> </w:t>
      </w:r>
    </w:p>
    <w:p w14:paraId="578B969F" w14:textId="00E4965F" w:rsidR="002421AA" w:rsidRPr="002D7A73" w:rsidRDefault="00B261A2" w:rsidP="00B261A2">
      <w:pPr>
        <w:tabs>
          <w:tab w:val="left" w:pos="6787"/>
        </w:tabs>
        <w:rPr>
          <w:szCs w:val="24"/>
          <w:lang w:val="en-US"/>
        </w:rPr>
      </w:pPr>
      <w:r>
        <w:rPr>
          <w:szCs w:val="24"/>
          <w:lang w:val="en-US"/>
        </w:rPr>
        <w:tab/>
      </w:r>
    </w:p>
    <w:p w14:paraId="211E3C89" w14:textId="77777777" w:rsidR="002421AA" w:rsidRPr="002D7A73" w:rsidRDefault="002421AA" w:rsidP="002421AA">
      <w:pPr>
        <w:rPr>
          <w:rFonts w:cs="Times New Roman"/>
          <w:szCs w:val="24"/>
          <w:lang w:val="en-US"/>
        </w:rPr>
      </w:pPr>
    </w:p>
    <w:p w14:paraId="7DA0EA49" w14:textId="77777777" w:rsidR="002421AA" w:rsidRPr="002D7A73" w:rsidRDefault="002421AA" w:rsidP="002421AA">
      <w:pPr>
        <w:rPr>
          <w:rFonts w:cs="Times New Roman"/>
          <w:szCs w:val="24"/>
          <w:lang w:val="en-US"/>
        </w:rPr>
      </w:pPr>
    </w:p>
    <w:p w14:paraId="2148EE4E" w14:textId="77777777" w:rsidR="002421AA" w:rsidRPr="002D7A73" w:rsidRDefault="002421AA" w:rsidP="002421AA">
      <w:pPr>
        <w:rPr>
          <w:rFonts w:cs="Times New Roman"/>
          <w:szCs w:val="24"/>
          <w:lang w:val="en-US"/>
        </w:rPr>
      </w:pPr>
    </w:p>
    <w:p w14:paraId="05EADC83" w14:textId="77777777" w:rsidR="002421AA" w:rsidRPr="002D7A73" w:rsidRDefault="002421AA" w:rsidP="002421AA">
      <w:pPr>
        <w:rPr>
          <w:rFonts w:cs="Times New Roman"/>
          <w:szCs w:val="24"/>
          <w:lang w:val="en-US"/>
        </w:rPr>
      </w:pPr>
    </w:p>
    <w:p w14:paraId="1E1A4D95" w14:textId="77777777" w:rsidR="002421AA" w:rsidRPr="002D7A73" w:rsidRDefault="002421AA" w:rsidP="002421AA">
      <w:pPr>
        <w:rPr>
          <w:rFonts w:cs="Times New Roman"/>
          <w:szCs w:val="24"/>
          <w:lang w:val="en-US"/>
        </w:rPr>
      </w:pPr>
    </w:p>
    <w:p w14:paraId="721F053F" w14:textId="77777777" w:rsidR="002421AA" w:rsidRPr="002D7A73" w:rsidRDefault="002421AA" w:rsidP="002421AA">
      <w:pPr>
        <w:rPr>
          <w:rFonts w:cs="Times New Roman"/>
          <w:szCs w:val="24"/>
          <w:lang w:val="en-US"/>
        </w:rPr>
      </w:pPr>
    </w:p>
    <w:p w14:paraId="2B1943F7" w14:textId="77777777" w:rsidR="002421AA" w:rsidRPr="002D7A73" w:rsidRDefault="002421AA" w:rsidP="002421AA">
      <w:pPr>
        <w:rPr>
          <w:rFonts w:cs="Times New Roman"/>
          <w:szCs w:val="24"/>
          <w:lang w:val="en-US"/>
        </w:rPr>
      </w:pPr>
    </w:p>
    <w:p w14:paraId="48B6531F" w14:textId="77777777" w:rsidR="002421AA" w:rsidRPr="002D7A73" w:rsidRDefault="002421AA" w:rsidP="002421AA">
      <w:pPr>
        <w:rPr>
          <w:rFonts w:cs="Times New Roman"/>
          <w:szCs w:val="24"/>
          <w:lang w:val="en-US"/>
        </w:rPr>
      </w:pPr>
    </w:p>
    <w:p w14:paraId="784EB85F" w14:textId="77777777" w:rsidR="002557AD" w:rsidRPr="002D7A73" w:rsidRDefault="002557AD">
      <w:pPr>
        <w:spacing w:after="160" w:line="259" w:lineRule="auto"/>
        <w:jc w:val="left"/>
        <w:rPr>
          <w:b/>
          <w:lang w:val="en-US"/>
        </w:rPr>
      </w:pPr>
      <w:bookmarkStart w:id="25" w:name="_Toc437858002"/>
      <w:bookmarkStart w:id="26" w:name="_Toc437858423"/>
      <w:bookmarkStart w:id="27" w:name="_Toc440985125"/>
      <w:r w:rsidRPr="002D7A73">
        <w:rPr>
          <w:b/>
          <w:lang w:val="en-US"/>
        </w:rPr>
        <w:br w:type="page"/>
      </w:r>
    </w:p>
    <w:p w14:paraId="6780C5C5" w14:textId="65FB5C6E" w:rsidR="006B13CA" w:rsidRPr="00285913" w:rsidRDefault="00DD3329" w:rsidP="00825190">
      <w:pPr>
        <w:pStyle w:val="Ttulo1"/>
        <w:numPr>
          <w:ilvl w:val="0"/>
          <w:numId w:val="19"/>
        </w:numPr>
      </w:pPr>
      <w:bookmarkStart w:id="28" w:name="_Toc151243031"/>
      <w:bookmarkEnd w:id="25"/>
      <w:bookmarkEnd w:id="26"/>
      <w:bookmarkEnd w:id="27"/>
      <w:r>
        <w:lastRenderedPageBreak/>
        <w:t>Descripción del problema</w:t>
      </w:r>
      <w:bookmarkEnd w:id="28"/>
    </w:p>
    <w:p w14:paraId="5D8B8A15" w14:textId="77777777" w:rsidR="005226A5" w:rsidRPr="005226A5" w:rsidRDefault="005226A5" w:rsidP="005226A5">
      <w:pPr>
        <w:rPr>
          <w:rFonts w:cs="Times New Roman"/>
          <w:szCs w:val="24"/>
        </w:rPr>
      </w:pPr>
    </w:p>
    <w:p w14:paraId="4D3D2BCF" w14:textId="77777777" w:rsidR="005226A5" w:rsidRPr="005226A5" w:rsidRDefault="005226A5" w:rsidP="005226A5">
      <w:pPr>
        <w:rPr>
          <w:rFonts w:cs="Times New Roman"/>
          <w:szCs w:val="24"/>
        </w:rPr>
      </w:pPr>
      <w:r w:rsidRPr="005226A5">
        <w:rPr>
          <w:rFonts w:cs="Times New Roman"/>
          <w:szCs w:val="24"/>
        </w:rPr>
        <w:t>En el contexto de la empresa, se implementó un foro de discusión hace más de un año con el propósito de abordar inquietudes y problemas cotidianos de los ingenieros de software. Hasta la fecha, no se ha aprovechado esta fuente de datos para respaldar la toma de decisiones estratégicas por parte de los líderes, particularmente en relación con la gestión del conocimiento y del talento en la organización, así como para maximizar el uso efectivo de la herramienta.</w:t>
      </w:r>
    </w:p>
    <w:p w14:paraId="3EC6786B" w14:textId="77777777" w:rsidR="005226A5" w:rsidRPr="005226A5" w:rsidRDefault="005226A5" w:rsidP="005226A5">
      <w:pPr>
        <w:rPr>
          <w:rFonts w:cs="Times New Roman"/>
          <w:szCs w:val="24"/>
        </w:rPr>
      </w:pPr>
    </w:p>
    <w:p w14:paraId="5F068101" w14:textId="77777777" w:rsidR="005226A5" w:rsidRPr="005226A5" w:rsidRDefault="005226A5" w:rsidP="005226A5">
      <w:pPr>
        <w:rPr>
          <w:rFonts w:cs="Times New Roman"/>
          <w:szCs w:val="24"/>
        </w:rPr>
      </w:pPr>
      <w:r w:rsidRPr="005226A5">
        <w:rPr>
          <w:rFonts w:cs="Times New Roman"/>
          <w:szCs w:val="24"/>
        </w:rPr>
        <w:t>Estos datos ofrecen la posibilidad de obtener una comprensión profunda de las dificultades y desafíos específicos que enfrentan los equipos en el desarrollo de soluciones tecnológicas en diversas áreas de la Vicepresidencia de Tecnología. Al realizar un análisis detallado de estos datos, es factible identificar patrones, tendencias y áreas problemáticas específicas, proporcionando diagnósticos valiosos sobre el uso de la herramienta.</w:t>
      </w:r>
    </w:p>
    <w:p w14:paraId="178FDEEE" w14:textId="77777777" w:rsidR="005226A5" w:rsidRPr="005226A5" w:rsidRDefault="005226A5" w:rsidP="005226A5">
      <w:pPr>
        <w:rPr>
          <w:rFonts w:cs="Times New Roman"/>
          <w:szCs w:val="24"/>
        </w:rPr>
      </w:pPr>
    </w:p>
    <w:p w14:paraId="200CA401" w14:textId="05680298" w:rsidR="00705AD6" w:rsidRDefault="005226A5" w:rsidP="005226A5">
      <w:pPr>
        <w:rPr>
          <w:rFonts w:cs="Times New Roman"/>
          <w:szCs w:val="24"/>
        </w:rPr>
      </w:pPr>
      <w:r w:rsidRPr="005226A5">
        <w:rPr>
          <w:rFonts w:cs="Times New Roman"/>
          <w:szCs w:val="24"/>
        </w:rPr>
        <w:t>Para abordar esta problemática, se llevará a cabo una segmentación de usuarios mediante algoritmos de clusterización. Asimismo, se aplicarán técnicas de Procesamiento del Lenguaje Natural (PLN) y un análisis de sentimientos para evaluar la calidad de las respuestas dentro del foro de discusión y obtener un diagnóstico sobre el uso adecuado de la herramienta.</w:t>
      </w:r>
    </w:p>
    <w:p w14:paraId="3E846248" w14:textId="77777777" w:rsidR="005226A5" w:rsidRDefault="005226A5" w:rsidP="005226A5">
      <w:pPr>
        <w:rPr>
          <w:rFonts w:cs="Times New Roman"/>
          <w:b/>
          <w:szCs w:val="24"/>
        </w:rPr>
      </w:pPr>
    </w:p>
    <w:p w14:paraId="786D7DF8" w14:textId="25300FEF" w:rsidR="00DD3329" w:rsidRDefault="00DD3329" w:rsidP="00DD3329">
      <w:pPr>
        <w:pStyle w:val="Ttulo2"/>
        <w:numPr>
          <w:ilvl w:val="1"/>
          <w:numId w:val="18"/>
        </w:numPr>
      </w:pPr>
      <w:r>
        <w:t xml:space="preserve"> </w:t>
      </w:r>
      <w:bookmarkStart w:id="29" w:name="_Toc151243032"/>
      <w:r>
        <w:t>Problema de negocio</w:t>
      </w:r>
      <w:bookmarkEnd w:id="29"/>
    </w:p>
    <w:p w14:paraId="14956ABB" w14:textId="77777777" w:rsidR="00A02DD6" w:rsidRPr="00A02DD6" w:rsidRDefault="00A02DD6" w:rsidP="00A02DD6"/>
    <w:p w14:paraId="32B97473" w14:textId="455F2EE7" w:rsidR="000F2962" w:rsidRPr="00DD3329" w:rsidRDefault="00A02DD6" w:rsidP="00A02DD6">
      <w:pPr>
        <w:pStyle w:val="PrrAPA"/>
        <w:ind w:firstLine="0"/>
      </w:pPr>
      <w:r>
        <w:t>I</w:t>
      </w:r>
      <w:r w:rsidRPr="00A02DD6">
        <w:t>ncorporar la inteligencia artificial en el análisis de los datos provenientes de un foro de discusión, con el fin de potenciar la toma de decisiones estratégicas centradas en la gestión del conocimiento, la administración del talento y la optimización de la herramienta.</w:t>
      </w:r>
    </w:p>
    <w:p w14:paraId="0FB540BD" w14:textId="77777777" w:rsidR="000F2962" w:rsidRDefault="000F2962" w:rsidP="00257918">
      <w:pPr>
        <w:rPr>
          <w:rFonts w:cs="Times New Roman"/>
          <w:b/>
          <w:szCs w:val="24"/>
        </w:rPr>
      </w:pPr>
    </w:p>
    <w:p w14:paraId="6E57778A" w14:textId="1C5021E5" w:rsidR="00DD3329" w:rsidRPr="00DD3329" w:rsidRDefault="00DD3329" w:rsidP="00DD3329">
      <w:pPr>
        <w:pStyle w:val="Ttulo2"/>
        <w:numPr>
          <w:ilvl w:val="1"/>
          <w:numId w:val="18"/>
        </w:numPr>
      </w:pPr>
      <w:r>
        <w:t xml:space="preserve"> </w:t>
      </w:r>
      <w:bookmarkStart w:id="30" w:name="_Toc151243033"/>
      <w:r>
        <w:t>Aproximación desde la analítica de datos</w:t>
      </w:r>
      <w:bookmarkEnd w:id="30"/>
      <w:r>
        <w:t xml:space="preserve"> </w:t>
      </w:r>
    </w:p>
    <w:p w14:paraId="5DB5CEF9" w14:textId="56391493" w:rsidR="00022FF2" w:rsidRDefault="00DD3329" w:rsidP="00DD3329">
      <w:pPr>
        <w:pStyle w:val="PrrAPA"/>
      </w:pPr>
      <w:bookmarkStart w:id="31" w:name="_Toc440985128"/>
      <w:r w:rsidRPr="00DD3329">
        <w:t>Explica para qué servirían los modelos predictivos desarrollados</w:t>
      </w:r>
      <w:r>
        <w:t xml:space="preserve">. </w:t>
      </w:r>
      <w:r w:rsidRPr="00DD3329">
        <w:t xml:space="preserve">Por ejemplo: </w:t>
      </w:r>
      <w:r>
        <w:t>s</w:t>
      </w:r>
      <w:r w:rsidRPr="00DD3329">
        <w:t>e desarrollarán modelos para recomendar productos a clientes</w:t>
      </w:r>
      <w:r>
        <w:t>.</w:t>
      </w:r>
    </w:p>
    <w:p w14:paraId="0CEDDD03" w14:textId="77777777" w:rsidR="00A02DD6" w:rsidRDefault="00A02DD6" w:rsidP="00A02DD6">
      <w:pPr>
        <w:pStyle w:val="PrrAPA"/>
        <w:ind w:firstLine="0"/>
      </w:pPr>
    </w:p>
    <w:p w14:paraId="462A7E81" w14:textId="2F19131E" w:rsidR="00022FF2" w:rsidRDefault="00A02DD6" w:rsidP="00DD3329">
      <w:pPr>
        <w:rPr>
          <w:rFonts w:cs="Times New Roman"/>
          <w:szCs w:val="24"/>
        </w:rPr>
      </w:pPr>
      <w:r>
        <w:rPr>
          <w:rFonts w:cs="Times New Roman"/>
          <w:szCs w:val="24"/>
        </w:rPr>
        <w:t>S</w:t>
      </w:r>
      <w:r w:rsidRPr="005226A5">
        <w:rPr>
          <w:rFonts w:cs="Times New Roman"/>
          <w:szCs w:val="24"/>
        </w:rPr>
        <w:t>e aplicarán técnicas de Procesamiento del Lenguaje Natural (PLN) y un análisis de sentimientos para evaluar la calidad de las respuestas dentro del foro de discusión</w:t>
      </w:r>
      <w:r>
        <w:rPr>
          <w:rFonts w:cs="Times New Roman"/>
          <w:szCs w:val="24"/>
        </w:rPr>
        <w:t xml:space="preserve">. De igual forma de aplicarán </w:t>
      </w:r>
      <w:r>
        <w:rPr>
          <w:rFonts w:cs="Times New Roman"/>
          <w:szCs w:val="24"/>
        </w:rPr>
        <w:lastRenderedPageBreak/>
        <w:t>algoritmos de clusterización para la segmentación  de usuarios que participan en el foro de discusión.</w:t>
      </w:r>
    </w:p>
    <w:p w14:paraId="1D278641" w14:textId="77777777" w:rsidR="00A02DD6" w:rsidRDefault="00A02DD6" w:rsidP="00DD3329">
      <w:pPr>
        <w:rPr>
          <w:b/>
        </w:rPr>
      </w:pPr>
    </w:p>
    <w:p w14:paraId="5CB4DFAD" w14:textId="596FE335" w:rsidR="00DD3329" w:rsidRPr="00DD3329" w:rsidRDefault="00DD3329" w:rsidP="00DD3329">
      <w:pPr>
        <w:pStyle w:val="Ttulo2"/>
        <w:numPr>
          <w:ilvl w:val="1"/>
          <w:numId w:val="18"/>
        </w:numPr>
        <w:rPr>
          <w:bCs/>
        </w:rPr>
      </w:pPr>
      <w:r w:rsidRPr="00DD3329">
        <w:rPr>
          <w:bCs/>
        </w:rPr>
        <w:t xml:space="preserve"> </w:t>
      </w:r>
      <w:bookmarkStart w:id="32" w:name="_Toc151243034"/>
      <w:r w:rsidRPr="00DD3329">
        <w:rPr>
          <w:bCs/>
        </w:rPr>
        <w:t>Origen de los datos</w:t>
      </w:r>
      <w:bookmarkEnd w:id="32"/>
    </w:p>
    <w:p w14:paraId="46A91539" w14:textId="77777777" w:rsidR="00D00221" w:rsidRDefault="00D00221" w:rsidP="00D00221">
      <w:pPr>
        <w:pStyle w:val="PrrAPA"/>
        <w:ind w:firstLine="0"/>
      </w:pPr>
    </w:p>
    <w:p w14:paraId="36E699AF" w14:textId="1D9518E9" w:rsidR="00D00221" w:rsidRDefault="00D00221" w:rsidP="00D00221">
      <w:pPr>
        <w:pStyle w:val="PrrAPA"/>
        <w:ind w:firstLine="0"/>
      </w:pPr>
      <w:r w:rsidRPr="00D00221">
        <w:t xml:space="preserve">El foro de </w:t>
      </w:r>
      <w:r w:rsidRPr="00D00221">
        <w:t>discusión</w:t>
      </w:r>
      <w:r w:rsidRPr="00D00221">
        <w:t xml:space="preserve"> se ha desarrollado utilizando una herramienta basada en un proyecto de </w:t>
      </w:r>
      <w:r w:rsidRPr="00D00221">
        <w:t>código</w:t>
      </w:r>
      <w:r w:rsidRPr="00D00221">
        <w:t xml:space="preserve"> abierto y emplea una base de datos </w:t>
      </w:r>
      <w:proofErr w:type="spellStart"/>
      <w:r w:rsidRPr="00D00221">
        <w:t>Postgres</w:t>
      </w:r>
      <w:proofErr w:type="spellEnd"/>
      <w:r w:rsidRPr="00D00221">
        <w:t xml:space="preserve"> para almacenar de manera persistente la </w:t>
      </w:r>
      <w:r w:rsidRPr="00D00221">
        <w:t>información</w:t>
      </w:r>
      <w:r w:rsidRPr="00D00221">
        <w:t xml:space="preserve">. Este foro se encuentra alojado en la nube de AWS, </w:t>
      </w:r>
      <w:r w:rsidRPr="00D00221">
        <w:t>específicamente</w:t>
      </w:r>
      <w:r w:rsidRPr="00D00221">
        <w:t xml:space="preserve"> en el componente RDS Auto </w:t>
      </w:r>
      <w:proofErr w:type="spellStart"/>
      <w:r w:rsidRPr="00D00221">
        <w:t>Scaling</w:t>
      </w:r>
      <w:proofErr w:type="spellEnd"/>
      <w:r w:rsidRPr="00D00221">
        <w:t xml:space="preserve"> </w:t>
      </w:r>
      <w:proofErr w:type="spellStart"/>
      <w:r w:rsidRPr="00D00221">
        <w:t>Group</w:t>
      </w:r>
      <w:proofErr w:type="spellEnd"/>
      <w:r w:rsidRPr="00D00221">
        <w:t xml:space="preserve">, junto con un </w:t>
      </w:r>
      <w:proofErr w:type="spellStart"/>
      <w:r w:rsidRPr="00D00221">
        <w:t>Bucket</w:t>
      </w:r>
      <w:proofErr w:type="spellEnd"/>
      <w:r w:rsidRPr="00D00221">
        <w:t xml:space="preserve"> S3. </w:t>
      </w:r>
    </w:p>
    <w:p w14:paraId="7C9FDA1E" w14:textId="77777777" w:rsidR="00D00221" w:rsidRDefault="00D00221" w:rsidP="00D00221">
      <w:pPr>
        <w:pStyle w:val="PrrAPA"/>
        <w:ind w:firstLine="0"/>
      </w:pPr>
    </w:p>
    <w:p w14:paraId="0E1E7429" w14:textId="67FFB4A6" w:rsidR="00D00221" w:rsidRDefault="00D00221" w:rsidP="00D00221">
      <w:pPr>
        <w:pStyle w:val="PrrAPA"/>
        <w:ind w:firstLine="0"/>
      </w:pPr>
      <w:r w:rsidRPr="00D00221">
        <w:t xml:space="preserve">Es importante destacar que el acceso a la base de datos no </w:t>
      </w:r>
      <w:r w:rsidRPr="00D00221">
        <w:t>está</w:t>
      </w:r>
      <w:r w:rsidRPr="00D00221">
        <w:t xml:space="preserve">́ disponible para el </w:t>
      </w:r>
      <w:r w:rsidRPr="00D00221">
        <w:t>público</w:t>
      </w:r>
      <w:r w:rsidRPr="00D00221">
        <w:t xml:space="preserve"> en general. Para obtener copias de seguridad de la </w:t>
      </w:r>
      <w:r w:rsidRPr="00D00221">
        <w:t>información</w:t>
      </w:r>
      <w:r w:rsidRPr="00D00221">
        <w:t xml:space="preserve"> almacenada o para llevar a cabo implementaciones </w:t>
      </w:r>
      <w:r w:rsidRPr="00D00221">
        <w:t>específicas</w:t>
      </w:r>
      <w:r w:rsidRPr="00D00221">
        <w:t xml:space="preserve"> en la nube donde reside la base de datos, es necesario solicitar acceso a los administradores de bases de datos (</w:t>
      </w:r>
      <w:proofErr w:type="spellStart"/>
      <w:r w:rsidRPr="00D00221">
        <w:t>DBAs</w:t>
      </w:r>
      <w:proofErr w:type="spellEnd"/>
      <w:r w:rsidRPr="00D00221">
        <w:t xml:space="preserve">). Esto puede incluir el uso de </w:t>
      </w:r>
      <w:proofErr w:type="spellStart"/>
      <w:r w:rsidRPr="00D00221">
        <w:t>ETLs</w:t>
      </w:r>
      <w:proofErr w:type="spellEnd"/>
      <w:r w:rsidRPr="00D00221">
        <w:t xml:space="preserve"> u otras estrategias para obtener la </w:t>
      </w:r>
      <w:r w:rsidRPr="00D00221">
        <w:t>información</w:t>
      </w:r>
      <w:r w:rsidRPr="00D00221">
        <w:t xml:space="preserve"> necesaria. </w:t>
      </w:r>
    </w:p>
    <w:p w14:paraId="5DAF4814" w14:textId="77777777" w:rsidR="00D00221" w:rsidRDefault="00D00221" w:rsidP="00D00221">
      <w:pPr>
        <w:pStyle w:val="PrrAPA"/>
        <w:ind w:firstLine="0"/>
      </w:pPr>
    </w:p>
    <w:p w14:paraId="460F2406" w14:textId="6BEE2783" w:rsidR="00D00221" w:rsidRDefault="00D00221" w:rsidP="00D00221">
      <w:pPr>
        <w:pStyle w:val="PrrAPA"/>
        <w:ind w:firstLine="0"/>
      </w:pPr>
      <w:r w:rsidRPr="00D00221">
        <w:t xml:space="preserve">La calidad de este foro está estrechamente relacionada con la naturaleza de las preguntas y respuestas presentadas. A menudo, se incorporan </w:t>
      </w:r>
      <w:r w:rsidRPr="00D00221">
        <w:t>imágenes</w:t>
      </w:r>
      <w:r w:rsidRPr="00D00221">
        <w:t xml:space="preserve">, lo que puede hacer que la </w:t>
      </w:r>
      <w:r w:rsidRPr="00D00221">
        <w:t>extracción</w:t>
      </w:r>
      <w:r w:rsidRPr="00D00221">
        <w:t xml:space="preserve"> de </w:t>
      </w:r>
      <w:r w:rsidRPr="00D00221">
        <w:t>información</w:t>
      </w:r>
      <w:r w:rsidRPr="00D00221">
        <w:t xml:space="preserve"> sea </w:t>
      </w:r>
      <w:r w:rsidRPr="00D00221">
        <w:t>más</w:t>
      </w:r>
      <w:r w:rsidRPr="00D00221">
        <w:t xml:space="preserve"> laboriosa. </w:t>
      </w:r>
      <w:r w:rsidRPr="00D00221">
        <w:t>Además</w:t>
      </w:r>
      <w:r w:rsidRPr="00D00221">
        <w:t xml:space="preserve">, tanto las preguntas como las respuestas pueden contener fragmentos de </w:t>
      </w:r>
      <w:r w:rsidRPr="00D00221">
        <w:t>código</w:t>
      </w:r>
      <w:r w:rsidRPr="00D00221">
        <w:t xml:space="preserve"> fuente y enlaces a otras fuentes de datos. </w:t>
      </w:r>
    </w:p>
    <w:p w14:paraId="062028B0" w14:textId="77777777" w:rsidR="00D00221" w:rsidRDefault="00D00221" w:rsidP="00D00221">
      <w:pPr>
        <w:pStyle w:val="PrrAPA"/>
      </w:pPr>
    </w:p>
    <w:p w14:paraId="731BFE4E" w14:textId="2D18CEE3" w:rsidR="00DD3329" w:rsidRPr="00DD3329" w:rsidRDefault="00DD3329" w:rsidP="00DD3329">
      <w:pPr>
        <w:pStyle w:val="Ttulo2"/>
        <w:numPr>
          <w:ilvl w:val="1"/>
          <w:numId w:val="18"/>
        </w:numPr>
        <w:rPr>
          <w:bCs/>
        </w:rPr>
      </w:pPr>
      <w:r w:rsidRPr="00DD3329">
        <w:rPr>
          <w:bCs/>
        </w:rPr>
        <w:t xml:space="preserve"> </w:t>
      </w:r>
      <w:bookmarkStart w:id="33" w:name="_Toc151243035"/>
      <w:r w:rsidRPr="00DD3329">
        <w:rPr>
          <w:bCs/>
        </w:rPr>
        <w:t>Métricas de desempeño</w:t>
      </w:r>
      <w:bookmarkEnd w:id="33"/>
    </w:p>
    <w:p w14:paraId="1C6D97A6" w14:textId="77777777" w:rsidR="00E46786" w:rsidRDefault="00E46786" w:rsidP="00E46786">
      <w:pPr>
        <w:pStyle w:val="PrrAPA"/>
        <w:ind w:left="708" w:firstLine="1"/>
      </w:pPr>
    </w:p>
    <w:p w14:paraId="72DF511A" w14:textId="12864F59" w:rsidR="00D00221" w:rsidRDefault="00460406" w:rsidP="00E46786">
      <w:pPr>
        <w:pStyle w:val="PrrAPA"/>
        <w:ind w:firstLine="1"/>
      </w:pPr>
      <w:r>
        <w:t xml:space="preserve">Las métricas de machine </w:t>
      </w:r>
      <w:proofErr w:type="spellStart"/>
      <w:r>
        <w:t>learning</w:t>
      </w:r>
      <w:proofErr w:type="spellEnd"/>
      <w:r>
        <w:t xml:space="preserve"> que se usarán para la evaluación de la calidad de las respuestas son</w:t>
      </w:r>
      <w:r w:rsidR="00C8302E">
        <w:t xml:space="preserve"> [1]</w:t>
      </w:r>
      <w:r>
        <w:t xml:space="preserve">: </w:t>
      </w:r>
    </w:p>
    <w:p w14:paraId="7DD4AF4D" w14:textId="70ADE041" w:rsidR="00460406" w:rsidRDefault="00460406" w:rsidP="00E46786">
      <w:pPr>
        <w:pStyle w:val="PrrAPA"/>
        <w:numPr>
          <w:ilvl w:val="0"/>
          <w:numId w:val="17"/>
        </w:numPr>
      </w:pPr>
      <w:r>
        <w:t>Polaridad (Positiva, Negativa, Neutral)</w:t>
      </w:r>
    </w:p>
    <w:p w14:paraId="48E61229" w14:textId="67E8B1C0" w:rsidR="00460406" w:rsidRDefault="00460406" w:rsidP="00E46786">
      <w:pPr>
        <w:pStyle w:val="PrrAPA"/>
        <w:numPr>
          <w:ilvl w:val="0"/>
          <w:numId w:val="17"/>
        </w:numPr>
      </w:pPr>
      <w:r>
        <w:t>Subjetividad</w:t>
      </w:r>
    </w:p>
    <w:p w14:paraId="189AB33E" w14:textId="5BA5051E" w:rsidR="00460406" w:rsidRDefault="00460406" w:rsidP="00E46786">
      <w:pPr>
        <w:pStyle w:val="PrrAPA"/>
        <w:numPr>
          <w:ilvl w:val="0"/>
          <w:numId w:val="17"/>
        </w:numPr>
      </w:pPr>
      <w:r>
        <w:t>Precisión y Exhaustividad</w:t>
      </w:r>
    </w:p>
    <w:p w14:paraId="0AE3AED4" w14:textId="4C718233" w:rsidR="00460406" w:rsidRDefault="00460406" w:rsidP="00E46786">
      <w:pPr>
        <w:pStyle w:val="PrrAPA"/>
        <w:numPr>
          <w:ilvl w:val="0"/>
          <w:numId w:val="17"/>
        </w:numPr>
      </w:pPr>
      <w:r>
        <w:t>Exactitud (</w:t>
      </w:r>
      <w:proofErr w:type="spellStart"/>
      <w:r>
        <w:t>Accuracy</w:t>
      </w:r>
      <w:proofErr w:type="spellEnd"/>
      <w:r>
        <w:t>)</w:t>
      </w:r>
    </w:p>
    <w:p w14:paraId="4D11B78B" w14:textId="74543113" w:rsidR="00460406" w:rsidRDefault="00460406" w:rsidP="00E46786">
      <w:pPr>
        <w:pStyle w:val="PrrAPA"/>
        <w:numPr>
          <w:ilvl w:val="0"/>
          <w:numId w:val="17"/>
        </w:numPr>
      </w:pPr>
      <w:r>
        <w:t>F1-Score</w:t>
      </w:r>
    </w:p>
    <w:p w14:paraId="57364CA5" w14:textId="3545F838" w:rsidR="00460406" w:rsidRDefault="00460406" w:rsidP="00E46786">
      <w:pPr>
        <w:pStyle w:val="PrrAPA"/>
        <w:numPr>
          <w:ilvl w:val="0"/>
          <w:numId w:val="17"/>
        </w:numPr>
      </w:pPr>
      <w:r>
        <w:t>Matriz de confusión</w:t>
      </w:r>
    </w:p>
    <w:p w14:paraId="30F6BB03" w14:textId="77777777" w:rsidR="00460406" w:rsidRDefault="00460406" w:rsidP="00E46786">
      <w:pPr>
        <w:pStyle w:val="PrrAPA"/>
        <w:ind w:left="1081" w:firstLine="0"/>
      </w:pPr>
    </w:p>
    <w:p w14:paraId="63655744" w14:textId="34C1021E" w:rsidR="00460406" w:rsidRDefault="00460406" w:rsidP="00E46786">
      <w:pPr>
        <w:pStyle w:val="PrrAPA"/>
        <w:ind w:firstLine="0"/>
      </w:pPr>
      <w:r>
        <w:t xml:space="preserve">Las métricas de machine </w:t>
      </w:r>
      <w:proofErr w:type="spellStart"/>
      <w:r>
        <w:t>learning</w:t>
      </w:r>
      <w:proofErr w:type="spellEnd"/>
      <w:r>
        <w:t xml:space="preserve"> que se usarán para la segmentación de usuarios son</w:t>
      </w:r>
      <w:r w:rsidR="00C8302E">
        <w:t xml:space="preserve"> [2]</w:t>
      </w:r>
      <w:r>
        <w:t>:</w:t>
      </w:r>
    </w:p>
    <w:p w14:paraId="6E09B048" w14:textId="3B759406" w:rsidR="00460406" w:rsidRDefault="00460406" w:rsidP="00E46786">
      <w:pPr>
        <w:pStyle w:val="PrrAPA"/>
        <w:numPr>
          <w:ilvl w:val="0"/>
          <w:numId w:val="24"/>
        </w:numPr>
      </w:pPr>
      <w:proofErr w:type="spellStart"/>
      <w:r>
        <w:t>Calinski-Harabasz</w:t>
      </w:r>
      <w:proofErr w:type="spellEnd"/>
      <w:r>
        <w:t xml:space="preserve"> (CH)</w:t>
      </w:r>
    </w:p>
    <w:p w14:paraId="6024E7E3" w14:textId="7BB43579" w:rsidR="00460406" w:rsidRDefault="00460406" w:rsidP="00E46786">
      <w:pPr>
        <w:pStyle w:val="PrrAPA"/>
        <w:numPr>
          <w:ilvl w:val="0"/>
          <w:numId w:val="24"/>
        </w:numPr>
      </w:pPr>
      <w:r>
        <w:t>Índice de Rand Ajustado</w:t>
      </w:r>
      <w:r w:rsidR="00501981">
        <w:t xml:space="preserve"> (ARI)</w:t>
      </w:r>
    </w:p>
    <w:p w14:paraId="4B3AEB92" w14:textId="3AEE3CCF" w:rsidR="00501981" w:rsidRDefault="00501981" w:rsidP="00E46786">
      <w:pPr>
        <w:pStyle w:val="PrrAPA"/>
        <w:numPr>
          <w:ilvl w:val="0"/>
          <w:numId w:val="24"/>
        </w:numPr>
      </w:pPr>
      <w:r>
        <w:t>Índice de información mutua (MI)</w:t>
      </w:r>
    </w:p>
    <w:p w14:paraId="692C47E5" w14:textId="537E1726" w:rsidR="00501981" w:rsidRDefault="00501981" w:rsidP="00E46786">
      <w:pPr>
        <w:pStyle w:val="PrrAPA"/>
        <w:numPr>
          <w:ilvl w:val="0"/>
          <w:numId w:val="24"/>
        </w:numPr>
      </w:pPr>
      <w:r>
        <w:t>Índice de Davies-</w:t>
      </w:r>
      <w:proofErr w:type="spellStart"/>
      <w:r>
        <w:t>Bouldin</w:t>
      </w:r>
      <w:proofErr w:type="spellEnd"/>
      <w:r>
        <w:t xml:space="preserve"> (DB)</w:t>
      </w:r>
    </w:p>
    <w:p w14:paraId="1AAD0BD9" w14:textId="77777777" w:rsidR="00E46786" w:rsidRDefault="00E46786" w:rsidP="00E46786">
      <w:pPr>
        <w:pStyle w:val="PrrAPA"/>
        <w:ind w:firstLine="0"/>
      </w:pPr>
    </w:p>
    <w:p w14:paraId="6FFFB2E8" w14:textId="093D95EB" w:rsidR="00690AA6" w:rsidRDefault="00DD3329" w:rsidP="00E46786">
      <w:pPr>
        <w:pStyle w:val="PrrAPA"/>
        <w:ind w:firstLine="0"/>
      </w:pPr>
      <w:r>
        <w:t xml:space="preserve">La métrica de negocio </w:t>
      </w:r>
      <w:r w:rsidR="00690AA6">
        <w:t>relacionada con la evaluación de la calidad de las respuestas es:  Tonalidad general de las respuestas proporcionadas en el foro de discusión.</w:t>
      </w:r>
    </w:p>
    <w:p w14:paraId="545DB790" w14:textId="77777777" w:rsidR="00690AA6" w:rsidRDefault="00690AA6" w:rsidP="00E46786">
      <w:pPr>
        <w:pStyle w:val="PrrAPA"/>
      </w:pPr>
    </w:p>
    <w:p w14:paraId="08C95828" w14:textId="0B990C34" w:rsidR="00690AA6" w:rsidRDefault="00690AA6" w:rsidP="00E46786">
      <w:pPr>
        <w:pStyle w:val="PrrAPA"/>
        <w:ind w:firstLine="0"/>
      </w:pPr>
      <w:r>
        <w:t>Las métricas de negocio que se usarán para la segmentación de usuarios son: Nivel</w:t>
      </w:r>
      <w:r w:rsidR="00E46786">
        <w:t xml:space="preserve"> </w:t>
      </w:r>
      <w:r>
        <w:t xml:space="preserve">de participación </w:t>
      </w:r>
      <w:r w:rsidR="00E46786">
        <w:t>y actividad de los usuarios en cada segmento.</w:t>
      </w:r>
    </w:p>
    <w:p w14:paraId="728259C9" w14:textId="77777777" w:rsidR="00E46786" w:rsidRDefault="00E46786" w:rsidP="00E46786">
      <w:pPr>
        <w:pStyle w:val="PrrAPA"/>
      </w:pPr>
    </w:p>
    <w:p w14:paraId="6A36541B" w14:textId="3E2B7712" w:rsidR="000F2962" w:rsidRPr="00AF3473" w:rsidRDefault="00E46786" w:rsidP="00AF3473">
      <w:pPr>
        <w:pStyle w:val="PrrAPA"/>
        <w:ind w:firstLine="0"/>
      </w:pPr>
      <w:r>
        <w:t xml:space="preserve">A partir de un f1-score del 60% se estima que el modelo es lo suficientemente confiable para </w:t>
      </w:r>
      <w:r w:rsidR="00AF3473">
        <w:t>predecir la tonalidad  general de las respuestas proporcionadas en el foro de discusión.</w:t>
      </w:r>
      <w:bookmarkEnd w:id="31"/>
    </w:p>
    <w:p w14:paraId="2F1EAD8F" w14:textId="344DB11A" w:rsidR="00DD3329" w:rsidRDefault="00DD3329">
      <w:pPr>
        <w:spacing w:after="160" w:line="259" w:lineRule="auto"/>
        <w:jc w:val="left"/>
        <w:rPr>
          <w:b/>
        </w:rPr>
      </w:pPr>
      <w:bookmarkStart w:id="34" w:name="_Toc440985129"/>
      <w:r>
        <w:rPr>
          <w:b/>
        </w:rPr>
        <w:br w:type="page"/>
      </w:r>
    </w:p>
    <w:p w14:paraId="238FEEFD" w14:textId="530A3268" w:rsidR="007B5A46" w:rsidRPr="00DD3329" w:rsidRDefault="00DD3329" w:rsidP="00DD3329">
      <w:pPr>
        <w:pStyle w:val="Ttulo1"/>
        <w:numPr>
          <w:ilvl w:val="0"/>
          <w:numId w:val="18"/>
        </w:numPr>
      </w:pPr>
      <w:bookmarkStart w:id="35" w:name="_Toc151243036"/>
      <w:r>
        <w:lastRenderedPageBreak/>
        <w:t>Objetivos</w:t>
      </w:r>
      <w:bookmarkEnd w:id="35"/>
    </w:p>
    <w:bookmarkEnd w:id="34"/>
    <w:p w14:paraId="5D6E22EC" w14:textId="77777777" w:rsidR="001A5143" w:rsidRPr="001A5143" w:rsidRDefault="001A5143" w:rsidP="001A5143">
      <w:pPr>
        <w:rPr>
          <w:b/>
        </w:rPr>
      </w:pPr>
    </w:p>
    <w:p w14:paraId="0A617CD3" w14:textId="7838D3ED" w:rsidR="00F42FE5" w:rsidRPr="00AF3473" w:rsidRDefault="00115036" w:rsidP="00AF3473">
      <w:pPr>
        <w:pStyle w:val="Ttulo2"/>
        <w:numPr>
          <w:ilvl w:val="1"/>
          <w:numId w:val="18"/>
        </w:numPr>
      </w:pPr>
      <w:bookmarkStart w:id="36" w:name="_Toc440985130"/>
      <w:bookmarkStart w:id="37" w:name="_Toc151243037"/>
      <w:r w:rsidRPr="000A7650">
        <w:t>Objetivo</w:t>
      </w:r>
      <w:r w:rsidR="00AF3473">
        <w:t>s</w:t>
      </w:r>
      <w:r w:rsidRPr="000A7650">
        <w:t xml:space="preserve"> </w:t>
      </w:r>
      <w:r w:rsidR="00361755" w:rsidRPr="000A7650">
        <w:t>g</w:t>
      </w:r>
      <w:r w:rsidRPr="000A7650">
        <w:t>eneral</w:t>
      </w:r>
      <w:bookmarkEnd w:id="36"/>
      <w:r w:rsidR="00AF3473">
        <w:t>es</w:t>
      </w:r>
      <w:bookmarkEnd w:id="37"/>
    </w:p>
    <w:p w14:paraId="06A48AB7" w14:textId="63066EE2" w:rsidR="00AF3473" w:rsidRPr="00AF3473" w:rsidRDefault="00AF3473" w:rsidP="00AF3473">
      <w:pPr>
        <w:pStyle w:val="NormalWeb"/>
        <w:numPr>
          <w:ilvl w:val="0"/>
          <w:numId w:val="25"/>
        </w:numPr>
        <w:spacing w:before="0" w:beforeAutospacing="0" w:after="0" w:afterAutospacing="0" w:line="360" w:lineRule="auto"/>
        <w:jc w:val="both"/>
        <w:textAlignment w:val="baseline"/>
        <w:rPr>
          <w:rFonts w:eastAsiaTheme="minorHAnsi"/>
          <w:lang w:eastAsia="en-US"/>
        </w:rPr>
      </w:pPr>
      <w:r w:rsidRPr="00AF3473">
        <w:rPr>
          <w:rFonts w:eastAsiaTheme="minorHAnsi"/>
          <w:lang w:eastAsia="en-US"/>
        </w:rPr>
        <w:t>Segmentar y clasificar a los usuarios que utilizan la herramienta de foro de discusión en la Vicepresidencia de Tecnología de la empresa.</w:t>
      </w:r>
    </w:p>
    <w:p w14:paraId="54784923" w14:textId="77777777" w:rsidR="00AF3473" w:rsidRPr="00AF3473" w:rsidRDefault="00AF3473" w:rsidP="00AF3473">
      <w:pPr>
        <w:pStyle w:val="NormalWeb"/>
        <w:numPr>
          <w:ilvl w:val="0"/>
          <w:numId w:val="25"/>
        </w:numPr>
        <w:spacing w:before="0" w:beforeAutospacing="0" w:after="0" w:afterAutospacing="0" w:line="360" w:lineRule="auto"/>
        <w:jc w:val="both"/>
        <w:textAlignment w:val="baseline"/>
        <w:rPr>
          <w:rFonts w:eastAsiaTheme="minorHAnsi"/>
          <w:lang w:eastAsia="en-US"/>
        </w:rPr>
      </w:pPr>
      <w:r w:rsidRPr="00AF3473">
        <w:rPr>
          <w:rFonts w:eastAsiaTheme="minorHAnsi"/>
          <w:lang w:eastAsia="en-US"/>
        </w:rPr>
        <w:t>Evaluar la calidad de las respuestas proporcionadas por los usuarios en el foro de discusión en la Vicepresidencia de Tecnología de la empresa.</w:t>
      </w:r>
    </w:p>
    <w:p w14:paraId="6382C8E1" w14:textId="77777777" w:rsidR="00AF3473" w:rsidRDefault="00AF3473" w:rsidP="00F42FE5">
      <w:pPr>
        <w:ind w:firstLine="708"/>
        <w:rPr>
          <w:rFonts w:cs="Times New Roman"/>
          <w:szCs w:val="24"/>
        </w:rPr>
      </w:pPr>
    </w:p>
    <w:p w14:paraId="1BCAE7D5" w14:textId="77777777" w:rsidR="00F42FE5" w:rsidRPr="008F2529" w:rsidRDefault="00F42FE5" w:rsidP="00F42FE5">
      <w:pPr>
        <w:ind w:firstLine="708"/>
        <w:rPr>
          <w:rFonts w:cs="Times New Roman"/>
          <w:szCs w:val="24"/>
        </w:rPr>
      </w:pPr>
    </w:p>
    <w:p w14:paraId="1462D8CB" w14:textId="0BF96241" w:rsidR="001A5143" w:rsidRPr="00AF3473" w:rsidRDefault="00115036" w:rsidP="00AF3473">
      <w:pPr>
        <w:pStyle w:val="Ttulo2"/>
        <w:numPr>
          <w:ilvl w:val="1"/>
          <w:numId w:val="18"/>
        </w:numPr>
        <w:rPr>
          <w:b w:val="0"/>
          <w:bCs/>
        </w:rPr>
      </w:pPr>
      <w:bookmarkStart w:id="38" w:name="_Toc440985131"/>
      <w:bookmarkStart w:id="39" w:name="_Toc151243038"/>
      <w:r w:rsidRPr="00DD3329">
        <w:t>Objetivos</w:t>
      </w:r>
      <w:r w:rsidRPr="000A7650">
        <w:rPr>
          <w:bCs/>
        </w:rPr>
        <w:t xml:space="preserve"> </w:t>
      </w:r>
      <w:r w:rsidR="00361755" w:rsidRPr="000A7650">
        <w:rPr>
          <w:bCs/>
        </w:rPr>
        <w:t>e</w:t>
      </w:r>
      <w:r w:rsidRPr="000A7650">
        <w:rPr>
          <w:bCs/>
        </w:rPr>
        <w:t>specíficos</w:t>
      </w:r>
      <w:bookmarkEnd w:id="38"/>
      <w:bookmarkEnd w:id="39"/>
    </w:p>
    <w:p w14:paraId="3DBF2EB9" w14:textId="77777777" w:rsidR="00AF3473" w:rsidRPr="00AF3473" w:rsidRDefault="00AF3473" w:rsidP="00AF3473">
      <w:pPr>
        <w:pStyle w:val="PrrAPA"/>
        <w:numPr>
          <w:ilvl w:val="0"/>
          <w:numId w:val="26"/>
        </w:numPr>
      </w:pPr>
      <w:r w:rsidRPr="00AF3473">
        <w:t xml:space="preserve">Realizar procesamiento de texto para construir un </w:t>
      </w:r>
      <w:proofErr w:type="spellStart"/>
      <w:r w:rsidRPr="00AF3473">
        <w:t>dataset</w:t>
      </w:r>
      <w:proofErr w:type="spellEnd"/>
      <w:r w:rsidRPr="00AF3473">
        <w:t xml:space="preserve"> adecuado para la aplicación de los modelos de machine </w:t>
      </w:r>
      <w:proofErr w:type="spellStart"/>
      <w:r w:rsidRPr="00AF3473">
        <w:t>learning</w:t>
      </w:r>
      <w:proofErr w:type="spellEnd"/>
      <w:r w:rsidRPr="00AF3473">
        <w:t>.</w:t>
      </w:r>
    </w:p>
    <w:p w14:paraId="6A70405A" w14:textId="77777777" w:rsidR="00AF3473" w:rsidRPr="00AF3473" w:rsidRDefault="00AF3473" w:rsidP="00AF3473">
      <w:pPr>
        <w:pStyle w:val="PrrAPA"/>
        <w:numPr>
          <w:ilvl w:val="0"/>
          <w:numId w:val="26"/>
        </w:numPr>
      </w:pPr>
      <w:r w:rsidRPr="00AF3473">
        <w:t>Identificar los diferentes segmentos en los que se encuentran los usuarios que participan en el foro de discusión.</w:t>
      </w:r>
    </w:p>
    <w:p w14:paraId="6F61B208" w14:textId="77777777" w:rsidR="00AF3473" w:rsidRPr="00AF3473" w:rsidRDefault="00AF3473" w:rsidP="00AF3473">
      <w:pPr>
        <w:pStyle w:val="PrrAPA"/>
        <w:numPr>
          <w:ilvl w:val="0"/>
          <w:numId w:val="26"/>
        </w:numPr>
      </w:pPr>
      <w:r w:rsidRPr="00AF3473">
        <w:t>Clasificar los segmentos anteriormente identificados de acuerdo a sus similitudes.</w:t>
      </w:r>
    </w:p>
    <w:p w14:paraId="11F7C7FB" w14:textId="671A1C26" w:rsidR="00AF3473" w:rsidRPr="00AF3473" w:rsidRDefault="00AF3473" w:rsidP="00AF3473">
      <w:pPr>
        <w:pStyle w:val="PrrAPA"/>
        <w:numPr>
          <w:ilvl w:val="0"/>
          <w:numId w:val="26"/>
        </w:numPr>
      </w:pPr>
      <w:r>
        <w:t>Realizar un análisis de sentimientos para evaluar la calidad de las respuestas proporcionadas por los usuarios en el foro de discusión.</w:t>
      </w:r>
    </w:p>
    <w:p w14:paraId="4A061B63" w14:textId="77777777" w:rsidR="000F2962" w:rsidRDefault="000F2962" w:rsidP="00AF3473">
      <w:pPr>
        <w:rPr>
          <w:rFonts w:cs="Times New Roman"/>
          <w:b/>
          <w:szCs w:val="24"/>
        </w:rPr>
      </w:pPr>
    </w:p>
    <w:p w14:paraId="675583D2" w14:textId="77777777" w:rsidR="000F2962" w:rsidRDefault="000F2962" w:rsidP="000F2962">
      <w:pPr>
        <w:jc w:val="center"/>
        <w:rPr>
          <w:rFonts w:cs="Times New Roman"/>
          <w:b/>
          <w:szCs w:val="24"/>
        </w:rPr>
      </w:pPr>
    </w:p>
    <w:p w14:paraId="3FE123D3" w14:textId="77777777" w:rsidR="007F0C54" w:rsidRDefault="007F0C54">
      <w:pPr>
        <w:spacing w:after="160" w:line="259" w:lineRule="auto"/>
        <w:jc w:val="left"/>
        <w:rPr>
          <w:b/>
        </w:rPr>
      </w:pPr>
      <w:r>
        <w:rPr>
          <w:b/>
        </w:rPr>
        <w:br w:type="page"/>
      </w:r>
    </w:p>
    <w:p w14:paraId="584DF59E" w14:textId="2A50D3DE" w:rsidR="00D14161" w:rsidRPr="00094A38" w:rsidRDefault="00094A38" w:rsidP="00094A38">
      <w:pPr>
        <w:pStyle w:val="Ttulo1"/>
        <w:numPr>
          <w:ilvl w:val="0"/>
          <w:numId w:val="18"/>
        </w:numPr>
      </w:pPr>
      <w:bookmarkStart w:id="40" w:name="_Toc151243039"/>
      <w:r>
        <w:lastRenderedPageBreak/>
        <w:t>Datos</w:t>
      </w:r>
      <w:bookmarkEnd w:id="40"/>
    </w:p>
    <w:p w14:paraId="35279E9E" w14:textId="77777777" w:rsidR="00F01ADA" w:rsidRDefault="00F01ADA" w:rsidP="00F01ADA"/>
    <w:p w14:paraId="0AADDA7D" w14:textId="396C1F4A" w:rsidR="0065676B" w:rsidRDefault="00094A38" w:rsidP="00094A38">
      <w:pPr>
        <w:pStyle w:val="Ttulo2"/>
        <w:numPr>
          <w:ilvl w:val="1"/>
          <w:numId w:val="18"/>
        </w:numPr>
      </w:pPr>
      <w:r>
        <w:t xml:space="preserve"> </w:t>
      </w:r>
      <w:bookmarkStart w:id="41" w:name="_Toc151243040"/>
      <w:r>
        <w:t>Datos originales</w:t>
      </w:r>
      <w:bookmarkEnd w:id="41"/>
    </w:p>
    <w:p w14:paraId="13DEE577" w14:textId="16F225A4" w:rsidR="00F05140" w:rsidRDefault="00F05140" w:rsidP="00F05140">
      <w:pPr>
        <w:pStyle w:val="PrrAPA"/>
        <w:ind w:firstLine="0"/>
        <w:rPr>
          <w:lang w:val="es-ES_tradnl"/>
        </w:rPr>
      </w:pPr>
      <w:r>
        <w:t xml:space="preserve">Los datos se recopilaron </w:t>
      </w:r>
      <w:r w:rsidR="000238A7">
        <w:t>en un inicio</w:t>
      </w:r>
      <w:r>
        <w:t xml:space="preserve"> haciendo una restauración</w:t>
      </w:r>
      <w:r>
        <w:rPr>
          <w:lang w:val="es-ES_tradnl"/>
        </w:rPr>
        <w:t xml:space="preserve"> local de un </w:t>
      </w:r>
      <w:proofErr w:type="spellStart"/>
      <w:r>
        <w:rPr>
          <w:lang w:val="es-ES_tradnl"/>
        </w:rPr>
        <w:t>backup</w:t>
      </w:r>
      <w:proofErr w:type="spellEnd"/>
      <w:r>
        <w:rPr>
          <w:lang w:val="es-ES_tradnl"/>
        </w:rPr>
        <w:t xml:space="preserve"> proporcionado por el DBA de la empresa que se encarga de administrar la base de datos del foro de discusión a mayo de 2023. Del total de 114 tablas disponibles en la base de datos restaurada se seleccionaron 12 tablas consideradas que contienen información relevante para la ejecución de los </w:t>
      </w:r>
      <w:r w:rsidR="00733554">
        <w:rPr>
          <w:lang w:val="es-ES_tradnl"/>
        </w:rPr>
        <w:t xml:space="preserve">dos </w:t>
      </w:r>
      <w:r>
        <w:rPr>
          <w:lang w:val="es-ES_tradnl"/>
        </w:rPr>
        <w:t xml:space="preserve">objetivos propuestos. Posterior a esta selección de tablas y campos se crea un </w:t>
      </w:r>
      <w:proofErr w:type="spellStart"/>
      <w:r>
        <w:rPr>
          <w:lang w:val="es-ES_tradnl"/>
        </w:rPr>
        <w:t>query</w:t>
      </w:r>
      <w:proofErr w:type="spellEnd"/>
      <w:r>
        <w:rPr>
          <w:lang w:val="es-ES_tradnl"/>
        </w:rPr>
        <w:t xml:space="preserve"> el cual es ejecutado mediante dos scripts en Python para exportar el resultado de las consultas en dos archivos .</w:t>
      </w:r>
      <w:proofErr w:type="spellStart"/>
      <w:r>
        <w:rPr>
          <w:lang w:val="es-ES_tradnl"/>
        </w:rPr>
        <w:t>csv</w:t>
      </w:r>
      <w:proofErr w:type="spellEnd"/>
      <w:r>
        <w:rPr>
          <w:lang w:val="es-ES_tradnl"/>
        </w:rPr>
        <w:t>.</w:t>
      </w:r>
    </w:p>
    <w:p w14:paraId="6ACFCD29" w14:textId="1C895C2E" w:rsidR="00F05140" w:rsidRDefault="00F05140" w:rsidP="00F05140">
      <w:pPr>
        <w:pStyle w:val="PrrAPA"/>
        <w:ind w:firstLine="0"/>
        <w:rPr>
          <w:lang w:val="es-ES_tradnl"/>
        </w:rPr>
      </w:pPr>
    </w:p>
    <w:p w14:paraId="012F51DB" w14:textId="7CB86940" w:rsidR="0047198A" w:rsidRDefault="0047198A" w:rsidP="00F05140">
      <w:pPr>
        <w:pStyle w:val="PrrAPA"/>
        <w:ind w:firstLine="0"/>
        <w:rPr>
          <w:b/>
          <w:bCs/>
          <w:lang w:val="es-ES_tradnl"/>
        </w:rPr>
      </w:pPr>
      <w:proofErr w:type="spellStart"/>
      <w:r>
        <w:rPr>
          <w:b/>
          <w:bCs/>
          <w:lang w:val="es-ES_tradnl"/>
        </w:rPr>
        <w:t>Dataset</w:t>
      </w:r>
      <w:proofErr w:type="spellEnd"/>
      <w:r>
        <w:rPr>
          <w:b/>
          <w:bCs/>
          <w:lang w:val="es-ES_tradnl"/>
        </w:rPr>
        <w:t xml:space="preserve"> para el objetivo de segmentación de usuarios</w:t>
      </w:r>
    </w:p>
    <w:p w14:paraId="240EADEC" w14:textId="77777777" w:rsidR="0047198A" w:rsidRPr="0047198A" w:rsidRDefault="0047198A" w:rsidP="00F05140">
      <w:pPr>
        <w:pStyle w:val="PrrAPA"/>
        <w:ind w:firstLine="0"/>
        <w:rPr>
          <w:b/>
          <w:bCs/>
          <w:lang w:val="es-ES_tradnl"/>
        </w:rPr>
      </w:pPr>
    </w:p>
    <w:p w14:paraId="4E58DB29" w14:textId="49AAB795" w:rsidR="000238A7" w:rsidRDefault="000238A7" w:rsidP="00F05140">
      <w:pPr>
        <w:pStyle w:val="PrrAPA"/>
        <w:ind w:firstLine="0"/>
        <w:rPr>
          <w:lang w:val="es-ES_tradnl"/>
        </w:rPr>
      </w:pPr>
      <w:r>
        <w:rPr>
          <w:lang w:val="es-ES_tradnl"/>
        </w:rPr>
        <w:t xml:space="preserve">El </w:t>
      </w:r>
      <w:proofErr w:type="spellStart"/>
      <w:r>
        <w:rPr>
          <w:lang w:val="es-ES_tradnl"/>
        </w:rPr>
        <w:t>dataset</w:t>
      </w:r>
      <w:proofErr w:type="spellEnd"/>
      <w:r>
        <w:rPr>
          <w:lang w:val="es-ES_tradnl"/>
        </w:rPr>
        <w:t xml:space="preserve"> que será usado presenta las siguientes características:</w:t>
      </w:r>
    </w:p>
    <w:p w14:paraId="2E19C542" w14:textId="77777777" w:rsidR="000238A7" w:rsidRDefault="000238A7" w:rsidP="000238A7">
      <w:pPr>
        <w:pStyle w:val="PrrAPA"/>
        <w:keepNext/>
        <w:ind w:firstLine="0"/>
      </w:pPr>
      <w:r w:rsidRPr="000238A7">
        <w:rPr>
          <w:lang w:val="es-ES_tradnl"/>
        </w:rPr>
        <w:drawing>
          <wp:inline distT="0" distB="0" distL="0" distR="0" wp14:anchorId="1CFDD9BF" wp14:editId="65B5DC68">
            <wp:extent cx="5971540" cy="2340610"/>
            <wp:effectExtent l="0" t="0" r="0" b="0"/>
            <wp:docPr id="49303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38113" name=""/>
                    <pic:cNvPicPr/>
                  </pic:nvPicPr>
                  <pic:blipFill>
                    <a:blip r:embed="rId18"/>
                    <a:stretch>
                      <a:fillRect/>
                    </a:stretch>
                  </pic:blipFill>
                  <pic:spPr>
                    <a:xfrm>
                      <a:off x="0" y="0"/>
                      <a:ext cx="5971540" cy="2340610"/>
                    </a:xfrm>
                    <a:prstGeom prst="rect">
                      <a:avLst/>
                    </a:prstGeom>
                  </pic:spPr>
                </pic:pic>
              </a:graphicData>
            </a:graphic>
          </wp:inline>
        </w:drawing>
      </w:r>
    </w:p>
    <w:p w14:paraId="3EA5BF13" w14:textId="77948937" w:rsidR="000238A7" w:rsidRPr="0047198A" w:rsidRDefault="000238A7" w:rsidP="000238A7">
      <w:pPr>
        <w:pStyle w:val="Descripcin"/>
        <w:jc w:val="center"/>
        <w:rPr>
          <w:sz w:val="18"/>
        </w:rPr>
      </w:pPr>
      <w:r w:rsidRPr="0047198A">
        <w:rPr>
          <w:sz w:val="18"/>
        </w:rPr>
        <w:t xml:space="preserve">Imagen </w:t>
      </w:r>
      <w:r w:rsidRPr="0047198A">
        <w:rPr>
          <w:sz w:val="18"/>
        </w:rPr>
        <w:fldChar w:fldCharType="begin"/>
      </w:r>
      <w:r w:rsidRPr="0047198A">
        <w:rPr>
          <w:sz w:val="18"/>
        </w:rPr>
        <w:instrText xml:space="preserve"> SEQ Imagen \* ARABIC </w:instrText>
      </w:r>
      <w:r w:rsidRPr="0047198A">
        <w:rPr>
          <w:sz w:val="18"/>
        </w:rPr>
        <w:fldChar w:fldCharType="separate"/>
      </w:r>
      <w:r w:rsidR="00CD10EB">
        <w:rPr>
          <w:noProof/>
          <w:sz w:val="18"/>
        </w:rPr>
        <w:t>1</w:t>
      </w:r>
      <w:r w:rsidRPr="0047198A">
        <w:rPr>
          <w:sz w:val="18"/>
        </w:rPr>
        <w:fldChar w:fldCharType="end"/>
      </w:r>
      <w:r w:rsidRPr="0047198A">
        <w:rPr>
          <w:sz w:val="18"/>
        </w:rPr>
        <w:t xml:space="preserve">: Muestra </w:t>
      </w:r>
      <w:proofErr w:type="spellStart"/>
      <w:r w:rsidRPr="0047198A">
        <w:rPr>
          <w:sz w:val="18"/>
        </w:rPr>
        <w:t>dataset</w:t>
      </w:r>
      <w:proofErr w:type="spellEnd"/>
      <w:r w:rsidRPr="0047198A">
        <w:rPr>
          <w:sz w:val="18"/>
        </w:rPr>
        <w:t xml:space="preserve"> </w:t>
      </w:r>
      <w:proofErr w:type="spellStart"/>
      <w:r w:rsidRPr="0047198A">
        <w:rPr>
          <w:sz w:val="18"/>
        </w:rPr>
        <w:t>users</w:t>
      </w:r>
      <w:proofErr w:type="spellEnd"/>
      <w:r w:rsidRPr="0047198A">
        <w:rPr>
          <w:sz w:val="18"/>
        </w:rPr>
        <w:t xml:space="preserve"> (14 columnas</w:t>
      </w:r>
      <w:r w:rsidR="00733554" w:rsidRPr="0047198A">
        <w:rPr>
          <w:sz w:val="18"/>
        </w:rPr>
        <w:t xml:space="preserve"> de 24</w:t>
      </w:r>
      <w:r w:rsidRPr="0047198A">
        <w:rPr>
          <w:sz w:val="18"/>
        </w:rPr>
        <w:t>)</w:t>
      </w:r>
    </w:p>
    <w:p w14:paraId="76545C33" w14:textId="77777777" w:rsidR="000238A7" w:rsidRDefault="000238A7" w:rsidP="000238A7"/>
    <w:p w14:paraId="56BFF32B" w14:textId="59395F55" w:rsidR="00733554" w:rsidRDefault="00733554" w:rsidP="000238A7">
      <w:r>
        <w:t>A continuación</w:t>
      </w:r>
      <w:r w:rsidR="00391152">
        <w:t>,</w:t>
      </w:r>
      <w:r>
        <w:t xml:space="preserve"> se describe cada una de las columnas del </w:t>
      </w:r>
      <w:proofErr w:type="spellStart"/>
      <w:r>
        <w:t>dataset</w:t>
      </w:r>
      <w:proofErr w:type="spellEnd"/>
      <w:r>
        <w:t>:</w:t>
      </w:r>
    </w:p>
    <w:p w14:paraId="35425507" w14:textId="77777777" w:rsidR="00733554" w:rsidRDefault="00733554" w:rsidP="00733554">
      <w:pPr>
        <w:keepNext/>
        <w:jc w:val="center"/>
      </w:pPr>
      <w:r w:rsidRPr="00733554">
        <w:lastRenderedPageBreak/>
        <w:drawing>
          <wp:inline distT="0" distB="0" distL="0" distR="0" wp14:anchorId="0CB7FF29" wp14:editId="1E4F5E66">
            <wp:extent cx="4095345" cy="4189411"/>
            <wp:effectExtent l="0" t="0" r="0" b="1905"/>
            <wp:docPr id="310550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50448" name=""/>
                    <pic:cNvPicPr/>
                  </pic:nvPicPr>
                  <pic:blipFill>
                    <a:blip r:embed="rId19"/>
                    <a:stretch>
                      <a:fillRect/>
                    </a:stretch>
                  </pic:blipFill>
                  <pic:spPr>
                    <a:xfrm>
                      <a:off x="0" y="0"/>
                      <a:ext cx="4112067" cy="4206517"/>
                    </a:xfrm>
                    <a:prstGeom prst="rect">
                      <a:avLst/>
                    </a:prstGeom>
                  </pic:spPr>
                </pic:pic>
              </a:graphicData>
            </a:graphic>
          </wp:inline>
        </w:drawing>
      </w:r>
    </w:p>
    <w:p w14:paraId="67D83222" w14:textId="0D667DD3" w:rsidR="00733554" w:rsidRPr="0047198A" w:rsidRDefault="00733554" w:rsidP="00733554">
      <w:pPr>
        <w:pStyle w:val="Descripcin"/>
        <w:jc w:val="center"/>
        <w:rPr>
          <w:sz w:val="18"/>
        </w:rPr>
      </w:pPr>
      <w:r w:rsidRPr="0047198A">
        <w:rPr>
          <w:sz w:val="18"/>
        </w:rPr>
        <w:t xml:space="preserve">Imagen </w:t>
      </w:r>
      <w:r w:rsidRPr="0047198A">
        <w:rPr>
          <w:sz w:val="18"/>
        </w:rPr>
        <w:fldChar w:fldCharType="begin"/>
      </w:r>
      <w:r w:rsidRPr="0047198A">
        <w:rPr>
          <w:sz w:val="18"/>
        </w:rPr>
        <w:instrText xml:space="preserve"> SEQ Imagen \* ARABIC </w:instrText>
      </w:r>
      <w:r w:rsidRPr="0047198A">
        <w:rPr>
          <w:sz w:val="18"/>
        </w:rPr>
        <w:fldChar w:fldCharType="separate"/>
      </w:r>
      <w:r w:rsidR="00CD10EB">
        <w:rPr>
          <w:noProof/>
          <w:sz w:val="18"/>
        </w:rPr>
        <w:t>2</w:t>
      </w:r>
      <w:r w:rsidRPr="0047198A">
        <w:rPr>
          <w:sz w:val="18"/>
        </w:rPr>
        <w:fldChar w:fldCharType="end"/>
      </w:r>
      <w:r w:rsidRPr="0047198A">
        <w:rPr>
          <w:sz w:val="18"/>
        </w:rPr>
        <w:t xml:space="preserve">: Descripción de campos del </w:t>
      </w:r>
      <w:proofErr w:type="spellStart"/>
      <w:r w:rsidRPr="0047198A">
        <w:rPr>
          <w:sz w:val="18"/>
        </w:rPr>
        <w:t>dataset</w:t>
      </w:r>
      <w:proofErr w:type="spellEnd"/>
      <w:r w:rsidR="00391152">
        <w:rPr>
          <w:sz w:val="18"/>
        </w:rPr>
        <w:t xml:space="preserve"> </w:t>
      </w:r>
      <w:proofErr w:type="spellStart"/>
      <w:r w:rsidR="00391152">
        <w:rPr>
          <w:sz w:val="18"/>
        </w:rPr>
        <w:t>users</w:t>
      </w:r>
      <w:proofErr w:type="spellEnd"/>
    </w:p>
    <w:p w14:paraId="57987D29" w14:textId="77777777" w:rsidR="00733554" w:rsidRDefault="00733554" w:rsidP="00733554"/>
    <w:p w14:paraId="62029ABE" w14:textId="176D2666" w:rsidR="00733554" w:rsidRDefault="00733554" w:rsidP="00733554">
      <w:r>
        <w:t xml:space="preserve">Este </w:t>
      </w:r>
      <w:proofErr w:type="spellStart"/>
      <w:r>
        <w:t>dataset</w:t>
      </w:r>
      <w:proofErr w:type="spellEnd"/>
      <w:r>
        <w:t xml:space="preserve"> tiene un total de 2.949 instancias y 24 columnas.</w:t>
      </w:r>
    </w:p>
    <w:p w14:paraId="58A41C17" w14:textId="77777777" w:rsidR="00733554" w:rsidRDefault="00733554" w:rsidP="00733554">
      <w:pPr>
        <w:keepNext/>
        <w:jc w:val="center"/>
      </w:pPr>
      <w:r w:rsidRPr="00733554">
        <w:rPr>
          <w:b/>
          <w:bCs/>
        </w:rPr>
        <w:drawing>
          <wp:inline distT="0" distB="0" distL="0" distR="0" wp14:anchorId="10275805" wp14:editId="506873D5">
            <wp:extent cx="1676400" cy="1206500"/>
            <wp:effectExtent l="0" t="0" r="0" b="0"/>
            <wp:docPr id="87942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2404" name=""/>
                    <pic:cNvPicPr/>
                  </pic:nvPicPr>
                  <pic:blipFill>
                    <a:blip r:embed="rId20"/>
                    <a:stretch>
                      <a:fillRect/>
                    </a:stretch>
                  </pic:blipFill>
                  <pic:spPr>
                    <a:xfrm>
                      <a:off x="0" y="0"/>
                      <a:ext cx="1676400" cy="1206500"/>
                    </a:xfrm>
                    <a:prstGeom prst="rect">
                      <a:avLst/>
                    </a:prstGeom>
                  </pic:spPr>
                </pic:pic>
              </a:graphicData>
            </a:graphic>
          </wp:inline>
        </w:drawing>
      </w:r>
    </w:p>
    <w:p w14:paraId="6FB6B21A" w14:textId="08D3AA7E" w:rsidR="00733554" w:rsidRPr="0047198A" w:rsidRDefault="00733554" w:rsidP="00733554">
      <w:pPr>
        <w:pStyle w:val="Descripcin"/>
        <w:jc w:val="center"/>
        <w:rPr>
          <w:sz w:val="18"/>
        </w:rPr>
      </w:pPr>
      <w:r w:rsidRPr="0047198A">
        <w:rPr>
          <w:sz w:val="18"/>
        </w:rPr>
        <w:t xml:space="preserve">Imagen </w:t>
      </w:r>
      <w:r w:rsidRPr="0047198A">
        <w:rPr>
          <w:sz w:val="18"/>
        </w:rPr>
        <w:fldChar w:fldCharType="begin"/>
      </w:r>
      <w:r w:rsidRPr="0047198A">
        <w:rPr>
          <w:sz w:val="18"/>
        </w:rPr>
        <w:instrText xml:space="preserve"> SEQ Imagen \* ARABIC </w:instrText>
      </w:r>
      <w:r w:rsidRPr="0047198A">
        <w:rPr>
          <w:sz w:val="18"/>
        </w:rPr>
        <w:fldChar w:fldCharType="separate"/>
      </w:r>
      <w:r w:rsidR="00CD10EB">
        <w:rPr>
          <w:noProof/>
          <w:sz w:val="18"/>
        </w:rPr>
        <w:t>3</w:t>
      </w:r>
      <w:r w:rsidRPr="0047198A">
        <w:rPr>
          <w:sz w:val="18"/>
        </w:rPr>
        <w:fldChar w:fldCharType="end"/>
      </w:r>
      <w:r w:rsidRPr="0047198A">
        <w:rPr>
          <w:sz w:val="18"/>
        </w:rPr>
        <w:t xml:space="preserve">: Forma del </w:t>
      </w:r>
      <w:proofErr w:type="spellStart"/>
      <w:r w:rsidRPr="0047198A">
        <w:rPr>
          <w:sz w:val="18"/>
        </w:rPr>
        <w:t>dataset</w:t>
      </w:r>
      <w:proofErr w:type="spellEnd"/>
    </w:p>
    <w:p w14:paraId="4CBC8F98" w14:textId="50B8EC5C" w:rsidR="00733554" w:rsidRDefault="00733554" w:rsidP="00733554"/>
    <w:p w14:paraId="183A0781" w14:textId="21B0D55E" w:rsidR="0047198A" w:rsidRDefault="0047198A" w:rsidP="0047198A">
      <w:r w:rsidRPr="0047198A">
        <w:t xml:space="preserve">El </w:t>
      </w:r>
      <w:proofErr w:type="spellStart"/>
      <w:r w:rsidRPr="0047198A">
        <w:t>dataset</w:t>
      </w:r>
      <w:proofErr w:type="spellEnd"/>
      <w:r w:rsidRPr="0047198A">
        <w:t xml:space="preserve"> contiene 2949 instancias y 24 columnas, de las cuales 12 tienen valores tipo entero (int64), 2 de tipo decimal (float64) y las 10 restantes son tipo </w:t>
      </w:r>
      <w:proofErr w:type="spellStart"/>
      <w:r w:rsidRPr="0047198A">
        <w:t>object</w:t>
      </w:r>
      <w:proofErr w:type="spellEnd"/>
      <w:r>
        <w:t>. P</w:t>
      </w:r>
      <w:r>
        <w:t>resenta una columna que en su totalidad esta nula, el campo ‘</w:t>
      </w:r>
      <w:proofErr w:type="spellStart"/>
      <w:r>
        <w:t>category_description</w:t>
      </w:r>
      <w:proofErr w:type="spellEnd"/>
      <w:r>
        <w:t xml:space="preserve">’ presenta valores nulos y en total el peso del </w:t>
      </w:r>
      <w:proofErr w:type="spellStart"/>
      <w:r>
        <w:t>dataset</w:t>
      </w:r>
      <w:proofErr w:type="spellEnd"/>
      <w:r>
        <w:t xml:space="preserve"> es de 553.1+ KB; es decir, que es fácil de procesar.</w:t>
      </w:r>
    </w:p>
    <w:p w14:paraId="59FCAFD2" w14:textId="77777777" w:rsidR="00733554" w:rsidRDefault="00733554" w:rsidP="00733554"/>
    <w:p w14:paraId="679C7D99" w14:textId="77777777" w:rsidR="00733554" w:rsidRDefault="00733554" w:rsidP="00733554">
      <w:pPr>
        <w:keepNext/>
        <w:jc w:val="center"/>
      </w:pPr>
      <w:r w:rsidRPr="00733554">
        <w:lastRenderedPageBreak/>
        <w:drawing>
          <wp:inline distT="0" distB="0" distL="0" distR="0" wp14:anchorId="1A4CDFB4" wp14:editId="769AFED0">
            <wp:extent cx="4474724" cy="4743570"/>
            <wp:effectExtent l="0" t="0" r="0" b="0"/>
            <wp:docPr id="1575184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84205" name=""/>
                    <pic:cNvPicPr/>
                  </pic:nvPicPr>
                  <pic:blipFill>
                    <a:blip r:embed="rId21"/>
                    <a:stretch>
                      <a:fillRect/>
                    </a:stretch>
                  </pic:blipFill>
                  <pic:spPr>
                    <a:xfrm>
                      <a:off x="0" y="0"/>
                      <a:ext cx="4509809" cy="4780763"/>
                    </a:xfrm>
                    <a:prstGeom prst="rect">
                      <a:avLst/>
                    </a:prstGeom>
                  </pic:spPr>
                </pic:pic>
              </a:graphicData>
            </a:graphic>
          </wp:inline>
        </w:drawing>
      </w:r>
    </w:p>
    <w:p w14:paraId="52F3000A" w14:textId="489C1932" w:rsidR="00733554" w:rsidRPr="0047198A" w:rsidRDefault="00733554" w:rsidP="00733554">
      <w:pPr>
        <w:pStyle w:val="Descripcin"/>
        <w:jc w:val="center"/>
        <w:rPr>
          <w:sz w:val="18"/>
        </w:rPr>
      </w:pPr>
      <w:r w:rsidRPr="0047198A">
        <w:rPr>
          <w:sz w:val="18"/>
        </w:rPr>
        <w:t xml:space="preserve">Imagen </w:t>
      </w:r>
      <w:r w:rsidRPr="0047198A">
        <w:rPr>
          <w:sz w:val="18"/>
        </w:rPr>
        <w:fldChar w:fldCharType="begin"/>
      </w:r>
      <w:r w:rsidRPr="0047198A">
        <w:rPr>
          <w:sz w:val="18"/>
        </w:rPr>
        <w:instrText xml:space="preserve"> SEQ Imagen \* ARABIC </w:instrText>
      </w:r>
      <w:r w:rsidRPr="0047198A">
        <w:rPr>
          <w:sz w:val="18"/>
        </w:rPr>
        <w:fldChar w:fldCharType="separate"/>
      </w:r>
      <w:r w:rsidR="00CD10EB">
        <w:rPr>
          <w:noProof/>
          <w:sz w:val="18"/>
        </w:rPr>
        <w:t>4</w:t>
      </w:r>
      <w:r w:rsidRPr="0047198A">
        <w:rPr>
          <w:sz w:val="18"/>
        </w:rPr>
        <w:fldChar w:fldCharType="end"/>
      </w:r>
      <w:r w:rsidRPr="0047198A">
        <w:rPr>
          <w:sz w:val="18"/>
        </w:rPr>
        <w:t xml:space="preserve">: Información detallada del </w:t>
      </w:r>
      <w:proofErr w:type="spellStart"/>
      <w:r w:rsidRPr="0047198A">
        <w:rPr>
          <w:sz w:val="18"/>
        </w:rPr>
        <w:t>dataset</w:t>
      </w:r>
      <w:proofErr w:type="spellEnd"/>
    </w:p>
    <w:p w14:paraId="505B4F21" w14:textId="79B2DB9A" w:rsidR="000238A7" w:rsidRPr="000238A7" w:rsidRDefault="000238A7" w:rsidP="000238A7">
      <w:pPr>
        <w:jc w:val="center"/>
      </w:pPr>
    </w:p>
    <w:p w14:paraId="0A97CEC4" w14:textId="0171AC91" w:rsidR="000238A7" w:rsidRDefault="0047198A" w:rsidP="000238A7">
      <w:pPr>
        <w:rPr>
          <w:lang w:val="es-ES_tradnl"/>
        </w:rPr>
      </w:pPr>
      <w:r>
        <w:rPr>
          <w:lang w:val="es-ES_tradnl"/>
        </w:rPr>
        <w:t xml:space="preserve">El </w:t>
      </w:r>
      <w:proofErr w:type="spellStart"/>
      <w:r>
        <w:rPr>
          <w:lang w:val="es-ES_tradnl"/>
        </w:rPr>
        <w:t>dataset</w:t>
      </w:r>
      <w:proofErr w:type="spellEnd"/>
      <w:r>
        <w:rPr>
          <w:lang w:val="es-ES_tradnl"/>
        </w:rPr>
        <w:t xml:space="preserve"> presenta escalas diferentes por lo que posiblemente se requiera una estandarización de la información en pasos posteriores.</w:t>
      </w:r>
    </w:p>
    <w:p w14:paraId="727B6A7D" w14:textId="77777777" w:rsidR="0047198A" w:rsidRDefault="0047198A" w:rsidP="000238A7">
      <w:pPr>
        <w:rPr>
          <w:lang w:val="es-ES_tradnl"/>
        </w:rPr>
      </w:pPr>
    </w:p>
    <w:p w14:paraId="5ECFDD7F" w14:textId="77777777" w:rsidR="0047198A" w:rsidRDefault="0047198A" w:rsidP="0047198A">
      <w:pPr>
        <w:keepNext/>
      </w:pPr>
      <w:r w:rsidRPr="0047198A">
        <w:rPr>
          <w:lang w:val="es-ES_tradnl"/>
        </w:rPr>
        <w:drawing>
          <wp:inline distT="0" distB="0" distL="0" distR="0" wp14:anchorId="35525EA3" wp14:editId="0F910B8F">
            <wp:extent cx="6099243" cy="1407418"/>
            <wp:effectExtent l="0" t="0" r="0" b="2540"/>
            <wp:docPr id="2143450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0144" name=""/>
                    <pic:cNvPicPr/>
                  </pic:nvPicPr>
                  <pic:blipFill>
                    <a:blip r:embed="rId22"/>
                    <a:stretch>
                      <a:fillRect/>
                    </a:stretch>
                  </pic:blipFill>
                  <pic:spPr>
                    <a:xfrm>
                      <a:off x="0" y="0"/>
                      <a:ext cx="6141040" cy="1417063"/>
                    </a:xfrm>
                    <a:prstGeom prst="rect">
                      <a:avLst/>
                    </a:prstGeom>
                  </pic:spPr>
                </pic:pic>
              </a:graphicData>
            </a:graphic>
          </wp:inline>
        </w:drawing>
      </w:r>
    </w:p>
    <w:p w14:paraId="40212B6A" w14:textId="17CB850C" w:rsidR="0047198A" w:rsidRPr="0047198A" w:rsidRDefault="0047198A" w:rsidP="0047198A">
      <w:pPr>
        <w:pStyle w:val="Descripcin"/>
        <w:jc w:val="center"/>
        <w:rPr>
          <w:sz w:val="18"/>
          <w:lang w:val="es-ES_tradnl"/>
        </w:rPr>
      </w:pPr>
      <w:r w:rsidRPr="0047198A">
        <w:rPr>
          <w:sz w:val="18"/>
        </w:rPr>
        <w:t xml:space="preserve">Imagen </w:t>
      </w:r>
      <w:r w:rsidRPr="0047198A">
        <w:rPr>
          <w:sz w:val="18"/>
        </w:rPr>
        <w:fldChar w:fldCharType="begin"/>
      </w:r>
      <w:r w:rsidRPr="0047198A">
        <w:rPr>
          <w:sz w:val="18"/>
        </w:rPr>
        <w:instrText xml:space="preserve"> SEQ Imagen \* ARABIC </w:instrText>
      </w:r>
      <w:r w:rsidRPr="0047198A">
        <w:rPr>
          <w:sz w:val="18"/>
        </w:rPr>
        <w:fldChar w:fldCharType="separate"/>
      </w:r>
      <w:r w:rsidR="00CD10EB">
        <w:rPr>
          <w:noProof/>
          <w:sz w:val="18"/>
        </w:rPr>
        <w:t>5</w:t>
      </w:r>
      <w:r w:rsidRPr="0047198A">
        <w:rPr>
          <w:sz w:val="18"/>
        </w:rPr>
        <w:fldChar w:fldCharType="end"/>
      </w:r>
      <w:r w:rsidRPr="0047198A">
        <w:rPr>
          <w:sz w:val="18"/>
        </w:rPr>
        <w:t xml:space="preserve">: Información descriptiva del </w:t>
      </w:r>
      <w:proofErr w:type="spellStart"/>
      <w:r w:rsidRPr="0047198A">
        <w:rPr>
          <w:sz w:val="18"/>
        </w:rPr>
        <w:t>dataset</w:t>
      </w:r>
      <w:proofErr w:type="spellEnd"/>
    </w:p>
    <w:p w14:paraId="1A05F9E9" w14:textId="77777777" w:rsidR="0047198A" w:rsidRDefault="0047198A" w:rsidP="000238A7">
      <w:pPr>
        <w:rPr>
          <w:lang w:val="es-ES_tradnl"/>
        </w:rPr>
      </w:pPr>
    </w:p>
    <w:p w14:paraId="2B433ED7" w14:textId="2C965B7B" w:rsidR="0047198A" w:rsidRDefault="0047198A" w:rsidP="000238A7">
      <w:pPr>
        <w:rPr>
          <w:b/>
          <w:bCs/>
          <w:lang w:val="es-ES_tradnl"/>
        </w:rPr>
      </w:pPr>
      <w:proofErr w:type="spellStart"/>
      <w:r>
        <w:rPr>
          <w:b/>
          <w:bCs/>
          <w:lang w:val="es-ES_tradnl"/>
        </w:rPr>
        <w:lastRenderedPageBreak/>
        <w:t>Dataset</w:t>
      </w:r>
      <w:proofErr w:type="spellEnd"/>
      <w:r>
        <w:rPr>
          <w:b/>
          <w:bCs/>
          <w:lang w:val="es-ES_tradnl"/>
        </w:rPr>
        <w:t xml:space="preserve"> para </w:t>
      </w:r>
      <w:r w:rsidR="00391152">
        <w:rPr>
          <w:b/>
          <w:bCs/>
          <w:lang w:val="es-ES_tradnl"/>
        </w:rPr>
        <w:t>la evaluación de la calidad de las respuestas</w:t>
      </w:r>
    </w:p>
    <w:p w14:paraId="14BCB27A" w14:textId="77777777" w:rsidR="00391152" w:rsidRDefault="00391152" w:rsidP="000238A7">
      <w:pPr>
        <w:rPr>
          <w:b/>
          <w:bCs/>
          <w:lang w:val="es-ES_tradnl"/>
        </w:rPr>
      </w:pPr>
    </w:p>
    <w:p w14:paraId="7DD5B61D" w14:textId="047F5E71" w:rsidR="00391152" w:rsidRDefault="00391152" w:rsidP="000238A7">
      <w:r w:rsidRPr="00391152">
        <w:t xml:space="preserve">El </w:t>
      </w:r>
      <w:proofErr w:type="spellStart"/>
      <w:r w:rsidRPr="00391152">
        <w:t>dataset</w:t>
      </w:r>
      <w:proofErr w:type="spellEnd"/>
      <w:r w:rsidRPr="00391152">
        <w:t xml:space="preserve"> presenta las si</w:t>
      </w:r>
      <w:r>
        <w:t>guientes características:</w:t>
      </w:r>
    </w:p>
    <w:p w14:paraId="0F2FEB92" w14:textId="77777777" w:rsidR="00391152" w:rsidRDefault="00391152" w:rsidP="00391152">
      <w:pPr>
        <w:keepNext/>
      </w:pPr>
      <w:r w:rsidRPr="00391152">
        <w:drawing>
          <wp:inline distT="0" distB="0" distL="0" distR="0" wp14:anchorId="2423FEEB" wp14:editId="064FE39A">
            <wp:extent cx="5971540" cy="2348230"/>
            <wp:effectExtent l="0" t="0" r="0" b="1270"/>
            <wp:docPr id="385214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14780" name=""/>
                    <pic:cNvPicPr/>
                  </pic:nvPicPr>
                  <pic:blipFill>
                    <a:blip r:embed="rId23"/>
                    <a:stretch>
                      <a:fillRect/>
                    </a:stretch>
                  </pic:blipFill>
                  <pic:spPr>
                    <a:xfrm>
                      <a:off x="0" y="0"/>
                      <a:ext cx="5971540" cy="2348230"/>
                    </a:xfrm>
                    <a:prstGeom prst="rect">
                      <a:avLst/>
                    </a:prstGeom>
                  </pic:spPr>
                </pic:pic>
              </a:graphicData>
            </a:graphic>
          </wp:inline>
        </w:drawing>
      </w:r>
    </w:p>
    <w:p w14:paraId="0EEFE25B" w14:textId="53800421" w:rsidR="00391152" w:rsidRPr="00391152" w:rsidRDefault="00391152" w:rsidP="00391152">
      <w:pPr>
        <w:pStyle w:val="Descripcin"/>
        <w:jc w:val="center"/>
        <w:rPr>
          <w:sz w:val="18"/>
        </w:rPr>
      </w:pPr>
      <w:r w:rsidRPr="00391152">
        <w:rPr>
          <w:sz w:val="18"/>
        </w:rPr>
        <w:t xml:space="preserve">Imagen </w:t>
      </w:r>
      <w:r w:rsidRPr="00391152">
        <w:rPr>
          <w:sz w:val="18"/>
        </w:rPr>
        <w:fldChar w:fldCharType="begin"/>
      </w:r>
      <w:r w:rsidRPr="00391152">
        <w:rPr>
          <w:sz w:val="18"/>
        </w:rPr>
        <w:instrText xml:space="preserve"> SEQ Imagen \* ARABIC </w:instrText>
      </w:r>
      <w:r w:rsidRPr="00391152">
        <w:rPr>
          <w:sz w:val="18"/>
        </w:rPr>
        <w:fldChar w:fldCharType="separate"/>
      </w:r>
      <w:r w:rsidR="00CD10EB">
        <w:rPr>
          <w:noProof/>
          <w:sz w:val="18"/>
        </w:rPr>
        <w:t>6</w:t>
      </w:r>
      <w:r w:rsidRPr="00391152">
        <w:rPr>
          <w:sz w:val="18"/>
        </w:rPr>
        <w:fldChar w:fldCharType="end"/>
      </w:r>
      <w:r w:rsidRPr="00391152">
        <w:rPr>
          <w:sz w:val="18"/>
        </w:rPr>
        <w:t xml:space="preserve">: Muestra </w:t>
      </w:r>
      <w:proofErr w:type="spellStart"/>
      <w:r w:rsidRPr="00391152">
        <w:rPr>
          <w:sz w:val="18"/>
        </w:rPr>
        <w:t>dataset</w:t>
      </w:r>
      <w:proofErr w:type="spellEnd"/>
      <w:r w:rsidRPr="00391152">
        <w:rPr>
          <w:sz w:val="18"/>
        </w:rPr>
        <w:t xml:space="preserve"> post</w:t>
      </w:r>
    </w:p>
    <w:p w14:paraId="687DC821" w14:textId="77777777" w:rsidR="00391152" w:rsidRDefault="00391152" w:rsidP="00094A38">
      <w:pPr>
        <w:rPr>
          <w:lang w:val="es-ES_tradnl"/>
        </w:rPr>
      </w:pPr>
    </w:p>
    <w:p w14:paraId="364BC560" w14:textId="73608774" w:rsidR="00391152" w:rsidRDefault="00391152" w:rsidP="00094A38">
      <w:pPr>
        <w:rPr>
          <w:lang w:val="es-ES_tradnl"/>
        </w:rPr>
      </w:pPr>
      <w:r>
        <w:rPr>
          <w:lang w:val="es-ES_tradnl"/>
        </w:rPr>
        <w:t xml:space="preserve">A continuación, se describen cada una de las columnas que hacen parte del </w:t>
      </w:r>
      <w:proofErr w:type="spellStart"/>
      <w:r>
        <w:rPr>
          <w:lang w:val="es-ES_tradnl"/>
        </w:rPr>
        <w:t>dataset</w:t>
      </w:r>
      <w:proofErr w:type="spellEnd"/>
      <w:r>
        <w:rPr>
          <w:lang w:val="es-ES_tradnl"/>
        </w:rPr>
        <w:t>:</w:t>
      </w:r>
    </w:p>
    <w:p w14:paraId="01A4F444" w14:textId="77777777" w:rsidR="00391152" w:rsidRDefault="00391152" w:rsidP="00391152">
      <w:pPr>
        <w:keepNext/>
        <w:jc w:val="center"/>
      </w:pPr>
      <w:r w:rsidRPr="00391152">
        <w:rPr>
          <w:lang w:val="es-ES_tradnl"/>
        </w:rPr>
        <w:drawing>
          <wp:inline distT="0" distB="0" distL="0" distR="0" wp14:anchorId="79A04162" wp14:editId="7E5DAFF4">
            <wp:extent cx="3480584" cy="3380282"/>
            <wp:effectExtent l="0" t="0" r="5715" b="1905"/>
            <wp:docPr id="1762274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74224" name=""/>
                    <pic:cNvPicPr/>
                  </pic:nvPicPr>
                  <pic:blipFill>
                    <a:blip r:embed="rId24"/>
                    <a:stretch>
                      <a:fillRect/>
                    </a:stretch>
                  </pic:blipFill>
                  <pic:spPr>
                    <a:xfrm>
                      <a:off x="0" y="0"/>
                      <a:ext cx="3480584" cy="3380282"/>
                    </a:xfrm>
                    <a:prstGeom prst="rect">
                      <a:avLst/>
                    </a:prstGeom>
                  </pic:spPr>
                </pic:pic>
              </a:graphicData>
            </a:graphic>
          </wp:inline>
        </w:drawing>
      </w:r>
    </w:p>
    <w:p w14:paraId="5BBE1084" w14:textId="0E5FD51B" w:rsidR="00391152" w:rsidRPr="00391152" w:rsidRDefault="00391152" w:rsidP="00391152">
      <w:pPr>
        <w:pStyle w:val="Descripcin"/>
        <w:jc w:val="center"/>
        <w:rPr>
          <w:sz w:val="18"/>
          <w:lang w:val="es-ES_tradnl"/>
        </w:rPr>
      </w:pPr>
      <w:r w:rsidRPr="00391152">
        <w:rPr>
          <w:sz w:val="18"/>
        </w:rPr>
        <w:t xml:space="preserve">Imagen </w:t>
      </w:r>
      <w:r w:rsidRPr="00391152">
        <w:rPr>
          <w:sz w:val="18"/>
        </w:rPr>
        <w:fldChar w:fldCharType="begin"/>
      </w:r>
      <w:r w:rsidRPr="00391152">
        <w:rPr>
          <w:sz w:val="18"/>
        </w:rPr>
        <w:instrText xml:space="preserve"> SEQ Imagen \* ARABIC </w:instrText>
      </w:r>
      <w:r w:rsidRPr="00391152">
        <w:rPr>
          <w:sz w:val="18"/>
        </w:rPr>
        <w:fldChar w:fldCharType="separate"/>
      </w:r>
      <w:r w:rsidR="00CD10EB">
        <w:rPr>
          <w:noProof/>
          <w:sz w:val="18"/>
        </w:rPr>
        <w:t>7</w:t>
      </w:r>
      <w:r w:rsidRPr="00391152">
        <w:rPr>
          <w:sz w:val="18"/>
        </w:rPr>
        <w:fldChar w:fldCharType="end"/>
      </w:r>
      <w:r w:rsidRPr="00391152">
        <w:rPr>
          <w:sz w:val="18"/>
        </w:rPr>
        <w:t xml:space="preserve">: Descripción de datos </w:t>
      </w:r>
      <w:proofErr w:type="spellStart"/>
      <w:r w:rsidRPr="00391152">
        <w:rPr>
          <w:sz w:val="18"/>
        </w:rPr>
        <w:t>dataset</w:t>
      </w:r>
      <w:proofErr w:type="spellEnd"/>
      <w:r w:rsidRPr="00391152">
        <w:rPr>
          <w:sz w:val="18"/>
        </w:rPr>
        <w:t xml:space="preserve"> posts</w:t>
      </w:r>
    </w:p>
    <w:p w14:paraId="60E2F6B4" w14:textId="77777777" w:rsidR="00391152" w:rsidRDefault="00391152" w:rsidP="00094A38">
      <w:pPr>
        <w:rPr>
          <w:lang w:val="es-ES_tradnl"/>
        </w:rPr>
      </w:pPr>
    </w:p>
    <w:p w14:paraId="75A32EF3" w14:textId="77777777" w:rsidR="00CD10EB" w:rsidRPr="00CD10EB" w:rsidRDefault="00CD10EB" w:rsidP="00CD10EB">
      <w:r w:rsidRPr="00CD10EB">
        <w:lastRenderedPageBreak/>
        <w:t xml:space="preserve">El </w:t>
      </w:r>
      <w:proofErr w:type="spellStart"/>
      <w:r w:rsidRPr="00CD10EB">
        <w:t>dataset</w:t>
      </w:r>
      <w:proofErr w:type="spellEnd"/>
      <w:r w:rsidRPr="00CD10EB">
        <w:t xml:space="preserve"> contiene 10547 instancias y 19 columnas, de las cuales 5 tienen valores tipo entero (int64), 4 de tipo decimal (float64) y las 10 restantes son tipo </w:t>
      </w:r>
      <w:proofErr w:type="spellStart"/>
      <w:r w:rsidRPr="00CD10EB">
        <w:t>object</w:t>
      </w:r>
      <w:proofErr w:type="spellEnd"/>
      <w:r w:rsidRPr="00CD10EB">
        <w:t>. Presenta las siguientes columnas con valores nulos '</w:t>
      </w:r>
      <w:proofErr w:type="spellStart"/>
      <w:r w:rsidRPr="00CD10EB">
        <w:t>image_upload_id</w:t>
      </w:r>
      <w:proofErr w:type="spellEnd"/>
      <w:r w:rsidRPr="00CD10EB">
        <w:t>', '</w:t>
      </w:r>
      <w:proofErr w:type="spellStart"/>
      <w:r w:rsidRPr="00CD10EB">
        <w:t>post_action_type</w:t>
      </w:r>
      <w:proofErr w:type="spellEnd"/>
      <w:r w:rsidRPr="00CD10EB">
        <w:t>', 'raw', '</w:t>
      </w:r>
      <w:proofErr w:type="spellStart"/>
      <w:r w:rsidRPr="00CD10EB">
        <w:t>topic</w:t>
      </w:r>
      <w:proofErr w:type="spellEnd"/>
      <w:r w:rsidRPr="00CD10EB">
        <w:t>', '</w:t>
      </w:r>
      <w:proofErr w:type="spellStart"/>
      <w:r w:rsidRPr="00CD10EB">
        <w:t>views</w:t>
      </w:r>
      <w:proofErr w:type="spellEnd"/>
      <w:r w:rsidRPr="00CD10EB">
        <w:t>', '</w:t>
      </w:r>
      <w:proofErr w:type="spellStart"/>
      <w:r w:rsidRPr="00CD10EB">
        <w:t>posts_count</w:t>
      </w:r>
      <w:proofErr w:type="spellEnd"/>
      <w:r w:rsidRPr="00CD10EB">
        <w:t>', '</w:t>
      </w:r>
      <w:proofErr w:type="spellStart"/>
      <w:r w:rsidRPr="00CD10EB">
        <w:t>archetype</w:t>
      </w:r>
      <w:proofErr w:type="spellEnd"/>
      <w:r w:rsidRPr="00CD10EB">
        <w:t>', '</w:t>
      </w:r>
      <w:proofErr w:type="spellStart"/>
      <w:r w:rsidRPr="00CD10EB">
        <w:t>excerpt</w:t>
      </w:r>
      <w:proofErr w:type="spellEnd"/>
      <w:r w:rsidRPr="00CD10EB">
        <w:t>', '</w:t>
      </w:r>
      <w:proofErr w:type="spellStart"/>
      <w:r w:rsidRPr="00CD10EB">
        <w:t>category</w:t>
      </w:r>
      <w:proofErr w:type="spellEnd"/>
      <w:r w:rsidRPr="00CD10EB">
        <w:t>', '</w:t>
      </w:r>
      <w:proofErr w:type="spellStart"/>
      <w:r w:rsidRPr="00CD10EB">
        <w:t>category_description</w:t>
      </w:r>
      <w:proofErr w:type="spellEnd"/>
      <w:r w:rsidRPr="00CD10EB">
        <w:t>', '</w:t>
      </w:r>
      <w:proofErr w:type="spellStart"/>
      <w:r w:rsidRPr="00CD10EB">
        <w:t>category_search_data</w:t>
      </w:r>
      <w:proofErr w:type="spellEnd"/>
      <w:r w:rsidRPr="00CD10EB">
        <w:t xml:space="preserve">' y 'tag' y en total el peso del </w:t>
      </w:r>
      <w:proofErr w:type="spellStart"/>
      <w:r w:rsidRPr="00CD10EB">
        <w:t>dataset</w:t>
      </w:r>
      <w:proofErr w:type="spellEnd"/>
      <w:r w:rsidRPr="00CD10EB">
        <w:t xml:space="preserve"> es de 1.5+ MB; es decir, que es fácil de procesar.</w:t>
      </w:r>
    </w:p>
    <w:p w14:paraId="78A05EB4" w14:textId="77777777" w:rsidR="00CD10EB" w:rsidRPr="00CD10EB" w:rsidRDefault="00CD10EB" w:rsidP="00094A38"/>
    <w:p w14:paraId="211F0408" w14:textId="77777777" w:rsidR="00CD10EB" w:rsidRDefault="00CD10EB" w:rsidP="00CD10EB">
      <w:pPr>
        <w:keepNext/>
        <w:jc w:val="center"/>
      </w:pPr>
      <w:r w:rsidRPr="00CD10EB">
        <w:drawing>
          <wp:inline distT="0" distB="0" distL="0" distR="0" wp14:anchorId="7C6CE860" wp14:editId="4D130FD8">
            <wp:extent cx="3206351" cy="3005528"/>
            <wp:effectExtent l="0" t="0" r="0" b="4445"/>
            <wp:docPr id="1038562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62233" name=""/>
                    <pic:cNvPicPr/>
                  </pic:nvPicPr>
                  <pic:blipFill>
                    <a:blip r:embed="rId25"/>
                    <a:stretch>
                      <a:fillRect/>
                    </a:stretch>
                  </pic:blipFill>
                  <pic:spPr>
                    <a:xfrm>
                      <a:off x="0" y="0"/>
                      <a:ext cx="3244670" cy="3041447"/>
                    </a:xfrm>
                    <a:prstGeom prst="rect">
                      <a:avLst/>
                    </a:prstGeom>
                  </pic:spPr>
                </pic:pic>
              </a:graphicData>
            </a:graphic>
          </wp:inline>
        </w:drawing>
      </w:r>
    </w:p>
    <w:p w14:paraId="0D997725" w14:textId="7724A5CC" w:rsidR="00391152" w:rsidRDefault="00CD10EB" w:rsidP="00CD10EB">
      <w:pPr>
        <w:pStyle w:val="Descripcin"/>
        <w:jc w:val="center"/>
        <w:rPr>
          <w:sz w:val="18"/>
        </w:rPr>
      </w:pPr>
      <w:r w:rsidRPr="00CD10EB">
        <w:rPr>
          <w:sz w:val="18"/>
        </w:rPr>
        <w:t xml:space="preserve">Imagen </w:t>
      </w:r>
      <w:r w:rsidRPr="00CD10EB">
        <w:rPr>
          <w:sz w:val="18"/>
        </w:rPr>
        <w:fldChar w:fldCharType="begin"/>
      </w:r>
      <w:r w:rsidRPr="00CD10EB">
        <w:rPr>
          <w:sz w:val="18"/>
        </w:rPr>
        <w:instrText xml:space="preserve"> SEQ Imagen \* ARABIC </w:instrText>
      </w:r>
      <w:r w:rsidRPr="00CD10EB">
        <w:rPr>
          <w:sz w:val="18"/>
        </w:rPr>
        <w:fldChar w:fldCharType="separate"/>
      </w:r>
      <w:r>
        <w:rPr>
          <w:noProof/>
          <w:sz w:val="18"/>
        </w:rPr>
        <w:t>8</w:t>
      </w:r>
      <w:r w:rsidRPr="00CD10EB">
        <w:rPr>
          <w:sz w:val="18"/>
        </w:rPr>
        <w:fldChar w:fldCharType="end"/>
      </w:r>
      <w:r w:rsidRPr="00CD10EB">
        <w:rPr>
          <w:sz w:val="18"/>
        </w:rPr>
        <w:t xml:space="preserve">: Descripción detallada del </w:t>
      </w:r>
      <w:proofErr w:type="spellStart"/>
      <w:r w:rsidRPr="00CD10EB">
        <w:rPr>
          <w:sz w:val="18"/>
        </w:rPr>
        <w:t>dataset</w:t>
      </w:r>
      <w:proofErr w:type="spellEnd"/>
    </w:p>
    <w:p w14:paraId="21F21B39" w14:textId="77777777" w:rsidR="00CD10EB" w:rsidRDefault="00CD10EB" w:rsidP="00CD10EB"/>
    <w:p w14:paraId="7E5EC904" w14:textId="77777777" w:rsidR="00CD10EB" w:rsidRDefault="00CD10EB" w:rsidP="00CD10EB">
      <w:pPr>
        <w:rPr>
          <w:lang w:val="es-ES_tradnl"/>
        </w:rPr>
      </w:pPr>
      <w:r>
        <w:rPr>
          <w:lang w:val="es-ES_tradnl"/>
        </w:rPr>
        <w:t xml:space="preserve">El </w:t>
      </w:r>
      <w:proofErr w:type="spellStart"/>
      <w:r>
        <w:rPr>
          <w:lang w:val="es-ES_tradnl"/>
        </w:rPr>
        <w:t>dataset</w:t>
      </w:r>
      <w:proofErr w:type="spellEnd"/>
      <w:r>
        <w:rPr>
          <w:lang w:val="es-ES_tradnl"/>
        </w:rPr>
        <w:t xml:space="preserve"> presenta escalas diferentes por lo que posiblemente se requiera una estandarización de la información en pasos posteriores.</w:t>
      </w:r>
    </w:p>
    <w:p w14:paraId="60BC8F39" w14:textId="77777777" w:rsidR="00CD10EB" w:rsidRDefault="00CD10EB" w:rsidP="00CD10EB">
      <w:pPr>
        <w:rPr>
          <w:lang w:val="es-ES_tradnl"/>
        </w:rPr>
      </w:pPr>
    </w:p>
    <w:p w14:paraId="629C6BE2" w14:textId="77777777" w:rsidR="00CD10EB" w:rsidRDefault="00CD10EB" w:rsidP="00CD10EB">
      <w:pPr>
        <w:keepNext/>
      </w:pPr>
      <w:r w:rsidRPr="00CD10EB">
        <w:drawing>
          <wp:inline distT="0" distB="0" distL="0" distR="0" wp14:anchorId="3C1075AB" wp14:editId="37898169">
            <wp:extent cx="5971540" cy="1763395"/>
            <wp:effectExtent l="0" t="0" r="0" b="1905"/>
            <wp:docPr id="694963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63702" name=""/>
                    <pic:cNvPicPr/>
                  </pic:nvPicPr>
                  <pic:blipFill>
                    <a:blip r:embed="rId26"/>
                    <a:stretch>
                      <a:fillRect/>
                    </a:stretch>
                  </pic:blipFill>
                  <pic:spPr>
                    <a:xfrm>
                      <a:off x="0" y="0"/>
                      <a:ext cx="5971540" cy="1763395"/>
                    </a:xfrm>
                    <a:prstGeom prst="rect">
                      <a:avLst/>
                    </a:prstGeom>
                  </pic:spPr>
                </pic:pic>
              </a:graphicData>
            </a:graphic>
          </wp:inline>
        </w:drawing>
      </w:r>
    </w:p>
    <w:p w14:paraId="5A65A3BF" w14:textId="095340C3" w:rsidR="00CD10EB" w:rsidRPr="00631B75" w:rsidRDefault="00CD10EB" w:rsidP="00631B75">
      <w:pPr>
        <w:pStyle w:val="Descripcin"/>
        <w:jc w:val="center"/>
        <w:rPr>
          <w:sz w:val="18"/>
        </w:rPr>
      </w:pPr>
      <w:r w:rsidRPr="00CD10EB">
        <w:rPr>
          <w:sz w:val="18"/>
        </w:rPr>
        <w:t xml:space="preserve">Imagen </w:t>
      </w:r>
      <w:r w:rsidRPr="00CD10EB">
        <w:rPr>
          <w:sz w:val="18"/>
        </w:rPr>
        <w:fldChar w:fldCharType="begin"/>
      </w:r>
      <w:r w:rsidRPr="00CD10EB">
        <w:rPr>
          <w:sz w:val="18"/>
        </w:rPr>
        <w:instrText xml:space="preserve"> SEQ Imagen \* ARABIC </w:instrText>
      </w:r>
      <w:r w:rsidRPr="00CD10EB">
        <w:rPr>
          <w:sz w:val="18"/>
        </w:rPr>
        <w:fldChar w:fldCharType="separate"/>
      </w:r>
      <w:r w:rsidRPr="00CD10EB">
        <w:rPr>
          <w:noProof/>
          <w:sz w:val="18"/>
        </w:rPr>
        <w:t>9</w:t>
      </w:r>
      <w:r w:rsidRPr="00CD10EB">
        <w:rPr>
          <w:sz w:val="18"/>
        </w:rPr>
        <w:fldChar w:fldCharType="end"/>
      </w:r>
      <w:r w:rsidRPr="00CD10EB">
        <w:rPr>
          <w:sz w:val="18"/>
        </w:rPr>
        <w:t xml:space="preserve">: Información descriptiva del </w:t>
      </w:r>
      <w:proofErr w:type="spellStart"/>
      <w:r w:rsidRPr="00CD10EB">
        <w:rPr>
          <w:sz w:val="18"/>
        </w:rPr>
        <w:t>dataset</w:t>
      </w:r>
      <w:proofErr w:type="spellEnd"/>
    </w:p>
    <w:p w14:paraId="454B442F" w14:textId="77777777" w:rsidR="00CD10EB" w:rsidRPr="00CD10EB" w:rsidRDefault="00CD10EB" w:rsidP="00CD10EB"/>
    <w:p w14:paraId="220BFA0D" w14:textId="72A50E5D" w:rsidR="00094A38" w:rsidRDefault="00094A38" w:rsidP="00094A38">
      <w:pPr>
        <w:pStyle w:val="Ttulo2"/>
        <w:numPr>
          <w:ilvl w:val="1"/>
          <w:numId w:val="18"/>
        </w:numPr>
      </w:pPr>
      <w:r>
        <w:t xml:space="preserve"> </w:t>
      </w:r>
      <w:bookmarkStart w:id="42" w:name="_Toc151243041"/>
      <w:proofErr w:type="spellStart"/>
      <w:r>
        <w:t>Datsets</w:t>
      </w:r>
      <w:bookmarkEnd w:id="42"/>
      <w:proofErr w:type="spellEnd"/>
    </w:p>
    <w:p w14:paraId="0021494C" w14:textId="4521773C" w:rsidR="00AA3A76" w:rsidRDefault="005225DD" w:rsidP="005225DD">
      <w:pPr>
        <w:pStyle w:val="PrrAPA"/>
        <w:ind w:firstLine="0"/>
      </w:pPr>
      <w:r>
        <w:t>Para la segmentación de usuarios se realiza una limpieza de los datos evaluando los siguientes puntos:</w:t>
      </w:r>
    </w:p>
    <w:p w14:paraId="7259C8D4" w14:textId="74531945" w:rsidR="005225DD" w:rsidRDefault="006976C7" w:rsidP="005225DD">
      <w:pPr>
        <w:pStyle w:val="PrrAPA"/>
        <w:numPr>
          <w:ilvl w:val="0"/>
          <w:numId w:val="27"/>
        </w:numPr>
      </w:pPr>
      <w:r>
        <w:t>Eliminación de v</w:t>
      </w:r>
      <w:r w:rsidR="005225DD">
        <w:t>alores nulos</w:t>
      </w:r>
    </w:p>
    <w:p w14:paraId="777FD804" w14:textId="269B7BE5" w:rsidR="005225DD" w:rsidRDefault="006976C7" w:rsidP="005225DD">
      <w:pPr>
        <w:pStyle w:val="PrrAPA"/>
        <w:numPr>
          <w:ilvl w:val="0"/>
          <w:numId w:val="27"/>
        </w:numPr>
      </w:pPr>
      <w:r>
        <w:t>Eliminación de v</w:t>
      </w:r>
      <w:r w:rsidR="005225DD">
        <w:t>alores duplicados</w:t>
      </w:r>
    </w:p>
    <w:p w14:paraId="0B07920F" w14:textId="604C9F88" w:rsidR="005225DD" w:rsidRDefault="006976C7" w:rsidP="005225DD">
      <w:pPr>
        <w:pStyle w:val="PrrAPA"/>
        <w:numPr>
          <w:ilvl w:val="0"/>
          <w:numId w:val="27"/>
        </w:numPr>
      </w:pPr>
      <w:r>
        <w:t>Eliminación de c</w:t>
      </w:r>
      <w:r w:rsidR="005225DD">
        <w:t>olumnas que no aportarían al modelo</w:t>
      </w:r>
    </w:p>
    <w:p w14:paraId="0587C62D" w14:textId="0F5722FA" w:rsidR="006976C7" w:rsidRPr="006976C7" w:rsidRDefault="006976C7" w:rsidP="006976C7">
      <w:pPr>
        <w:pStyle w:val="PrrAPA"/>
        <w:numPr>
          <w:ilvl w:val="0"/>
          <w:numId w:val="27"/>
        </w:numPr>
      </w:pPr>
      <w:r>
        <w:t>Reemplazar los valores nulos de la variable ‘</w:t>
      </w:r>
      <w:proofErr w:type="spellStart"/>
      <w:r w:rsidRPr="006976C7">
        <w:t>category_description</w:t>
      </w:r>
      <w:proofErr w:type="spellEnd"/>
      <w:r>
        <w:t>’</w:t>
      </w:r>
    </w:p>
    <w:p w14:paraId="53092B42" w14:textId="77777777" w:rsidR="006976C7" w:rsidRDefault="006976C7" w:rsidP="006976C7">
      <w:pPr>
        <w:pStyle w:val="PrrAPA"/>
        <w:ind w:firstLine="0"/>
      </w:pPr>
    </w:p>
    <w:p w14:paraId="1009B4C4" w14:textId="03F43A74" w:rsidR="006976C7" w:rsidRDefault="006976C7" w:rsidP="006976C7">
      <w:pPr>
        <w:pStyle w:val="PrrAPA"/>
        <w:ind w:firstLine="0"/>
      </w:pPr>
      <w:r>
        <w:t>Finalmente, de 24 columnas se reduce a 21.</w:t>
      </w:r>
    </w:p>
    <w:p w14:paraId="1E1C6F0B" w14:textId="77777777" w:rsidR="006976C7" w:rsidRDefault="006976C7" w:rsidP="006976C7">
      <w:pPr>
        <w:pStyle w:val="PrrAPA"/>
        <w:ind w:firstLine="0"/>
      </w:pPr>
    </w:p>
    <w:p w14:paraId="06E7EC11" w14:textId="01F3D24F" w:rsidR="006976C7" w:rsidRDefault="006976C7" w:rsidP="006976C7">
      <w:pPr>
        <w:pStyle w:val="PrrAPA"/>
        <w:ind w:firstLine="0"/>
      </w:pPr>
      <w:r>
        <w:t>Para la evaluación de calidad de las respuestas proporcionadas por los usuarios en el foro de discusión se realiza la limpieza de datos mediante las siguientes tareas:</w:t>
      </w:r>
    </w:p>
    <w:p w14:paraId="2E842544" w14:textId="77777777" w:rsidR="006976C7" w:rsidRDefault="006976C7" w:rsidP="006976C7">
      <w:pPr>
        <w:pStyle w:val="PrrAPA"/>
        <w:numPr>
          <w:ilvl w:val="0"/>
          <w:numId w:val="27"/>
        </w:numPr>
      </w:pPr>
      <w:r>
        <w:t>Eliminación de valores nulos</w:t>
      </w:r>
    </w:p>
    <w:p w14:paraId="1E966FB5" w14:textId="77777777" w:rsidR="006976C7" w:rsidRDefault="006976C7" w:rsidP="006976C7">
      <w:pPr>
        <w:pStyle w:val="PrrAPA"/>
        <w:numPr>
          <w:ilvl w:val="0"/>
          <w:numId w:val="27"/>
        </w:numPr>
      </w:pPr>
      <w:r>
        <w:t>Eliminación de valores duplicados</w:t>
      </w:r>
    </w:p>
    <w:p w14:paraId="0C48299B" w14:textId="77777777" w:rsidR="006976C7" w:rsidRDefault="006976C7" w:rsidP="006976C7">
      <w:pPr>
        <w:pStyle w:val="PrrAPA"/>
        <w:numPr>
          <w:ilvl w:val="0"/>
          <w:numId w:val="27"/>
        </w:numPr>
      </w:pPr>
      <w:r>
        <w:t>Eliminación de columnas que no aportarían al modelo</w:t>
      </w:r>
    </w:p>
    <w:p w14:paraId="4B541ADE" w14:textId="27B2277D" w:rsidR="006976C7" w:rsidRDefault="006976C7" w:rsidP="006976C7">
      <w:pPr>
        <w:pStyle w:val="PrrAPA"/>
        <w:numPr>
          <w:ilvl w:val="0"/>
          <w:numId w:val="27"/>
        </w:numPr>
      </w:pPr>
      <w:r>
        <w:t xml:space="preserve">Reemplazar los valores nulos </w:t>
      </w:r>
      <w:r>
        <w:t>en las columnas correspondientes.</w:t>
      </w:r>
    </w:p>
    <w:p w14:paraId="6D008F75" w14:textId="4D31824C" w:rsidR="006976C7" w:rsidRPr="006976C7" w:rsidRDefault="006976C7" w:rsidP="006976C7">
      <w:pPr>
        <w:pStyle w:val="PrrAPA"/>
        <w:numPr>
          <w:ilvl w:val="0"/>
          <w:numId w:val="27"/>
        </w:numPr>
      </w:pPr>
      <w:r>
        <w:t xml:space="preserve">Limpieza de etiquetas </w:t>
      </w:r>
      <w:proofErr w:type="spellStart"/>
      <w:r>
        <w:t>html</w:t>
      </w:r>
      <w:proofErr w:type="spellEnd"/>
      <w:r>
        <w:t>.</w:t>
      </w:r>
    </w:p>
    <w:p w14:paraId="4DC5ED1C" w14:textId="6764567F" w:rsidR="006976C7" w:rsidRDefault="00164C40" w:rsidP="006976C7">
      <w:pPr>
        <w:pStyle w:val="PrrAPA"/>
        <w:numPr>
          <w:ilvl w:val="0"/>
          <w:numId w:val="27"/>
        </w:numPr>
      </w:pPr>
      <w:r>
        <w:t xml:space="preserve">Creación de bolsa de palabras y </w:t>
      </w:r>
      <w:proofErr w:type="spellStart"/>
      <w:r>
        <w:t>tokenización</w:t>
      </w:r>
      <w:proofErr w:type="spellEnd"/>
    </w:p>
    <w:p w14:paraId="05704DD8" w14:textId="5C417717" w:rsidR="00164C40" w:rsidRDefault="00164C40" w:rsidP="00164C40">
      <w:pPr>
        <w:pStyle w:val="PrrAPA"/>
        <w:ind w:firstLine="0"/>
      </w:pPr>
      <w:r>
        <w:t>Finalmente, de 10.547 instancias y 19 columnas quedan 4.472 y 16 respectivamente.</w:t>
      </w:r>
    </w:p>
    <w:p w14:paraId="42BA4DD6" w14:textId="77777777" w:rsidR="00AA3A76" w:rsidRDefault="00AA3A76" w:rsidP="00AA3A76">
      <w:pPr>
        <w:pStyle w:val="PrrAPA"/>
      </w:pPr>
    </w:p>
    <w:p w14:paraId="6DFECBF8" w14:textId="1534ECA1" w:rsidR="00B20E71" w:rsidRPr="009144AD" w:rsidRDefault="00A20FF0" w:rsidP="00C8302E">
      <w:pPr>
        <w:pStyle w:val="Ttulo1"/>
        <w:jc w:val="both"/>
        <w:rPr>
          <w:b w:val="0"/>
          <w:bCs/>
          <w:i/>
          <w:iCs/>
        </w:rPr>
      </w:pPr>
      <w:bookmarkStart w:id="43" w:name="_Toc440985138"/>
      <w:r>
        <w:br w:type="page"/>
      </w:r>
      <w:bookmarkStart w:id="44" w:name="_Toc62551171"/>
      <w:bookmarkStart w:id="45" w:name="_Toc151243042"/>
      <w:bookmarkEnd w:id="43"/>
      <w:r w:rsidR="00B20E71" w:rsidRPr="007C1F6F">
        <w:rPr>
          <w:bCs/>
        </w:rPr>
        <w:lastRenderedPageBreak/>
        <w:t xml:space="preserve">Figura </w:t>
      </w:r>
      <w:r w:rsidR="00B20E71" w:rsidRPr="007C1F6F">
        <w:rPr>
          <w:b w:val="0"/>
          <w:bCs/>
          <w:i/>
          <w:iCs/>
        </w:rPr>
        <w:fldChar w:fldCharType="begin"/>
      </w:r>
      <w:r w:rsidR="00B20E71" w:rsidRPr="007C1F6F">
        <w:rPr>
          <w:bCs/>
        </w:rPr>
        <w:instrText xml:space="preserve"> SEQ Figura \* ARABIC </w:instrText>
      </w:r>
      <w:r w:rsidR="00B20E71" w:rsidRPr="007C1F6F">
        <w:rPr>
          <w:b w:val="0"/>
          <w:bCs/>
          <w:i/>
          <w:iCs/>
        </w:rPr>
        <w:fldChar w:fldCharType="separate"/>
      </w:r>
      <w:r w:rsidR="00B20E71" w:rsidRPr="007C1F6F">
        <w:rPr>
          <w:bCs/>
          <w:noProof/>
        </w:rPr>
        <w:t>1</w:t>
      </w:r>
      <w:r w:rsidR="00B20E71" w:rsidRPr="007C1F6F">
        <w:rPr>
          <w:b w:val="0"/>
          <w:bCs/>
          <w:i/>
          <w:iCs/>
        </w:rPr>
        <w:fldChar w:fldCharType="end"/>
      </w:r>
      <w:r w:rsidR="00B20E71">
        <w:br/>
      </w:r>
      <w:r w:rsidR="00B20E71" w:rsidRPr="00524D31">
        <w:t>Portada Normas APA séptima edición 2020 en inglés</w:t>
      </w:r>
      <w:bookmarkEnd w:id="44"/>
      <w:bookmarkEnd w:id="45"/>
    </w:p>
    <w:p w14:paraId="62E3D537" w14:textId="77777777" w:rsidR="00B20E71" w:rsidRDefault="00B20E71" w:rsidP="00B20E71">
      <w:pPr>
        <w:jc w:val="center"/>
        <w:rPr>
          <w:rFonts w:cs="Times New Roman"/>
          <w:b/>
          <w:szCs w:val="24"/>
        </w:rPr>
      </w:pPr>
      <w:r>
        <w:rPr>
          <w:noProof/>
        </w:rPr>
        <w:drawing>
          <wp:inline distT="0" distB="0" distL="0" distR="0" wp14:anchorId="044C7D68" wp14:editId="2596E7BC">
            <wp:extent cx="2002704" cy="2602300"/>
            <wp:effectExtent l="0" t="0" r="0" b="7620"/>
            <wp:docPr id="3" name="Imagen 3" descr="Amazon.com: Publication Manual of the American Psychological Association:  7th Edition, 2020 Copyright (9781433832178): American Psychological  Association: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com: Publication Manual of the American Psychological Association:  7th Edition, 2020 Copyright (9781433832178): American Psychological  Association: Boo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408" cy="2609711"/>
                    </a:xfrm>
                    <a:prstGeom prst="rect">
                      <a:avLst/>
                    </a:prstGeom>
                    <a:noFill/>
                    <a:ln>
                      <a:noFill/>
                    </a:ln>
                  </pic:spPr>
                </pic:pic>
              </a:graphicData>
            </a:graphic>
          </wp:inline>
        </w:drawing>
      </w:r>
      <w:r>
        <w:rPr>
          <w:rFonts w:cs="Times New Roman"/>
          <w:b/>
          <w:szCs w:val="24"/>
        </w:rPr>
        <w:t xml:space="preserve"> </w:t>
      </w:r>
    </w:p>
    <w:p w14:paraId="59777D04" w14:textId="77777777" w:rsidR="00B20E71" w:rsidRDefault="00B20E71" w:rsidP="00B20E71">
      <w:pPr>
        <w:spacing w:line="276" w:lineRule="auto"/>
      </w:pPr>
      <w:r>
        <w:rPr>
          <w:rFonts w:cs="Times New Roman"/>
          <w:i/>
          <w:sz w:val="20"/>
          <w:szCs w:val="20"/>
        </w:rPr>
        <w:t xml:space="preserve">Nota. </w:t>
      </w:r>
      <w:r w:rsidRPr="00C44C0E">
        <w:rPr>
          <w:rFonts w:cs="Times New Roman"/>
          <w:sz w:val="20"/>
          <w:szCs w:val="20"/>
        </w:rPr>
        <w:t>Fuente</w:t>
      </w:r>
      <w:r>
        <w:rPr>
          <w:rFonts w:cs="Times New Roman"/>
          <w:sz w:val="20"/>
          <w:szCs w:val="20"/>
        </w:rPr>
        <w:t xml:space="preserve"> </w:t>
      </w:r>
      <w:r w:rsidRPr="007C0912">
        <w:rPr>
          <w:rFonts w:cs="Times New Roman"/>
          <w:sz w:val="20"/>
          <w:szCs w:val="20"/>
        </w:rPr>
        <w:t>https://bit.ly/2IyrZao</w:t>
      </w:r>
      <w:r w:rsidRPr="001A3EC0">
        <w:rPr>
          <w:rFonts w:cs="Times New Roman"/>
          <w:sz w:val="20"/>
          <w:szCs w:val="20"/>
        </w:rPr>
        <w:t xml:space="preserve"> </w:t>
      </w:r>
      <w:r w:rsidRPr="00C44C0E">
        <w:rPr>
          <w:rStyle w:val="Refdecomentario"/>
          <w:sz w:val="20"/>
          <w:szCs w:val="20"/>
        </w:rPr>
        <w:annotationRef/>
      </w:r>
      <w:r w:rsidRPr="00C44C0E">
        <w:rPr>
          <w:rFonts w:cs="Times New Roman"/>
          <w:sz w:val="20"/>
          <w:szCs w:val="20"/>
        </w:rPr>
        <w:t xml:space="preserve">(American </w:t>
      </w:r>
      <w:proofErr w:type="spellStart"/>
      <w:r w:rsidRPr="00C44C0E">
        <w:rPr>
          <w:rFonts w:cs="Times New Roman"/>
          <w:sz w:val="20"/>
          <w:szCs w:val="20"/>
        </w:rPr>
        <w:t>Psychological</w:t>
      </w:r>
      <w:proofErr w:type="spellEnd"/>
      <w:r w:rsidRPr="00C44C0E">
        <w:rPr>
          <w:rFonts w:cs="Times New Roman"/>
          <w:sz w:val="20"/>
          <w:szCs w:val="20"/>
        </w:rPr>
        <w:t xml:space="preserve"> </w:t>
      </w:r>
      <w:proofErr w:type="spellStart"/>
      <w:r w:rsidRPr="00C44C0E">
        <w:rPr>
          <w:rFonts w:cs="Times New Roman"/>
          <w:sz w:val="20"/>
          <w:szCs w:val="20"/>
        </w:rPr>
        <w:t>Association</w:t>
      </w:r>
      <w:proofErr w:type="spellEnd"/>
      <w:r w:rsidRPr="00C44C0E">
        <w:rPr>
          <w:rFonts w:cs="Times New Roman"/>
          <w:sz w:val="20"/>
          <w:szCs w:val="20"/>
        </w:rPr>
        <w:t>, 20</w:t>
      </w:r>
      <w:r>
        <w:rPr>
          <w:rFonts w:cs="Times New Roman"/>
          <w:sz w:val="20"/>
          <w:szCs w:val="20"/>
        </w:rPr>
        <w:t>2</w:t>
      </w:r>
      <w:r w:rsidRPr="00C44C0E">
        <w:rPr>
          <w:rFonts w:cs="Times New Roman"/>
          <w:sz w:val="20"/>
          <w:szCs w:val="20"/>
        </w:rPr>
        <w:t>0)</w:t>
      </w:r>
      <w:r>
        <w:rPr>
          <w:rFonts w:cs="Times New Roman"/>
          <w:sz w:val="20"/>
          <w:szCs w:val="20"/>
        </w:rPr>
        <w:t>.</w:t>
      </w:r>
    </w:p>
    <w:p w14:paraId="5803DAB8" w14:textId="77777777" w:rsidR="00B20E71" w:rsidRDefault="00B20E71" w:rsidP="00B20E71">
      <w:pPr>
        <w:jc w:val="center"/>
        <w:rPr>
          <w:rFonts w:cs="Times New Roman"/>
          <w:b/>
          <w:szCs w:val="24"/>
        </w:rPr>
      </w:pPr>
    </w:p>
    <w:p w14:paraId="26EA9DA3" w14:textId="1534ECA1" w:rsidR="00B20E71" w:rsidRDefault="00B20E71" w:rsidP="00B20E71">
      <w:pPr>
        <w:pStyle w:val="Descripcin"/>
        <w:rPr>
          <w:rFonts w:cs="Times New Roman"/>
          <w:b/>
          <w:szCs w:val="24"/>
        </w:rPr>
      </w:pPr>
      <w:bookmarkStart w:id="46" w:name="_Ref57038210"/>
      <w:bookmarkStart w:id="47" w:name="_Toc62551172"/>
      <w:r w:rsidRPr="0056100C">
        <w:rPr>
          <w:b/>
          <w:bCs/>
          <w:i w:val="0"/>
          <w:iCs w:val="0"/>
        </w:rPr>
        <w:t xml:space="preserve">Figura </w:t>
      </w:r>
      <w:r w:rsidRPr="0056100C">
        <w:rPr>
          <w:b/>
          <w:bCs/>
          <w:i w:val="0"/>
          <w:iCs w:val="0"/>
        </w:rPr>
        <w:fldChar w:fldCharType="begin"/>
      </w:r>
      <w:r w:rsidRPr="0056100C">
        <w:rPr>
          <w:b/>
          <w:bCs/>
          <w:i w:val="0"/>
          <w:iCs w:val="0"/>
        </w:rPr>
        <w:instrText xml:space="preserve"> SEQ Figura \* ARABIC </w:instrText>
      </w:r>
      <w:r w:rsidRPr="0056100C">
        <w:rPr>
          <w:b/>
          <w:bCs/>
          <w:i w:val="0"/>
          <w:iCs w:val="0"/>
        </w:rPr>
        <w:fldChar w:fldCharType="separate"/>
      </w:r>
      <w:r>
        <w:rPr>
          <w:b/>
          <w:bCs/>
          <w:i w:val="0"/>
          <w:iCs w:val="0"/>
          <w:noProof/>
        </w:rPr>
        <w:t>2</w:t>
      </w:r>
      <w:r w:rsidRPr="0056100C">
        <w:rPr>
          <w:b/>
          <w:bCs/>
          <w:i w:val="0"/>
          <w:iCs w:val="0"/>
          <w:noProof/>
        </w:rPr>
        <w:fldChar w:fldCharType="end"/>
      </w:r>
      <w:bookmarkEnd w:id="46"/>
      <w:r>
        <w:rPr>
          <w:noProof/>
        </w:rPr>
        <w:br/>
      </w:r>
      <w:bookmarkStart w:id="48" w:name="_Hlk65435611"/>
      <w:r w:rsidRPr="00CE356D">
        <w:t xml:space="preserve">Logo </w:t>
      </w:r>
      <w:r>
        <w:t>Universidad de Antioquia</w:t>
      </w:r>
      <w:bookmarkEnd w:id="47"/>
      <w:bookmarkEnd w:id="48"/>
    </w:p>
    <w:p w14:paraId="11AE330F" w14:textId="77777777" w:rsidR="00B20E71" w:rsidRDefault="00B20E71" w:rsidP="00B20E71">
      <w:pPr>
        <w:jc w:val="center"/>
        <w:rPr>
          <w:rFonts w:cs="Times New Roman"/>
          <w:b/>
          <w:szCs w:val="24"/>
        </w:rPr>
      </w:pPr>
      <w:r>
        <w:rPr>
          <w:b/>
          <w:noProof/>
        </w:rPr>
        <w:drawing>
          <wp:inline distT="0" distB="0" distL="0" distR="0" wp14:anchorId="4373352C" wp14:editId="12DE19EB">
            <wp:extent cx="1514650" cy="19860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5918" cy="1987708"/>
                    </a:xfrm>
                    <a:prstGeom prst="rect">
                      <a:avLst/>
                    </a:prstGeom>
                    <a:noFill/>
                    <a:ln>
                      <a:noFill/>
                    </a:ln>
                  </pic:spPr>
                </pic:pic>
              </a:graphicData>
            </a:graphic>
          </wp:inline>
        </w:drawing>
      </w:r>
      <w:r>
        <w:rPr>
          <w:rFonts w:cs="Times New Roman"/>
          <w:b/>
          <w:szCs w:val="24"/>
        </w:rPr>
        <w:t xml:space="preserve"> </w:t>
      </w:r>
    </w:p>
    <w:p w14:paraId="62E98CCE" w14:textId="77777777" w:rsidR="00B20E71" w:rsidRDefault="00B20E71" w:rsidP="00B20E71">
      <w:pPr>
        <w:rPr>
          <w:rFonts w:cs="Times New Roman"/>
          <w:b/>
          <w:szCs w:val="24"/>
        </w:rPr>
      </w:pPr>
      <w:bookmarkStart w:id="49" w:name="_Hlk65435686"/>
      <w:r>
        <w:rPr>
          <w:rFonts w:cs="Times New Roman"/>
          <w:i/>
          <w:sz w:val="20"/>
          <w:szCs w:val="20"/>
        </w:rPr>
        <w:t>Nota.</w:t>
      </w:r>
      <w:r w:rsidRPr="00611D76">
        <w:rPr>
          <w:rFonts w:cs="Times New Roman"/>
          <w:sz w:val="20"/>
          <w:szCs w:val="20"/>
        </w:rPr>
        <w:t xml:space="preserve"> Fuente http:/</w:t>
      </w:r>
      <w:r>
        <w:rPr>
          <w:rFonts w:cs="Times New Roman"/>
          <w:sz w:val="20"/>
          <w:szCs w:val="20"/>
        </w:rPr>
        <w:t>www.udea.edu.co</w:t>
      </w:r>
    </w:p>
    <w:bookmarkEnd w:id="49"/>
    <w:p w14:paraId="13BEFF92" w14:textId="4AD785E5" w:rsidR="00E93104" w:rsidRPr="00F5406C" w:rsidRDefault="00E93104" w:rsidP="00F5406C">
      <w:pPr>
        <w:spacing w:after="160" w:line="259" w:lineRule="auto"/>
        <w:jc w:val="left"/>
        <w:rPr>
          <w:b/>
          <w:bCs/>
          <w:szCs w:val="18"/>
        </w:rPr>
      </w:pPr>
    </w:p>
    <w:p w14:paraId="45DEF1C1" w14:textId="5C86FD46" w:rsidR="00E93104" w:rsidRDefault="00E93104" w:rsidP="00E93104"/>
    <w:p w14:paraId="41AF565F" w14:textId="00B60263" w:rsidR="00E93104" w:rsidRDefault="00E93104" w:rsidP="00E93104"/>
    <w:p w14:paraId="618641AE" w14:textId="57D7E495" w:rsidR="00E93104" w:rsidRDefault="00E93104" w:rsidP="00E93104"/>
    <w:p w14:paraId="10691082" w14:textId="55AE377A" w:rsidR="00E93104" w:rsidRDefault="00E93104" w:rsidP="00E93104"/>
    <w:p w14:paraId="17931D89" w14:textId="4053C7A2" w:rsidR="00E93104" w:rsidRDefault="00E93104" w:rsidP="00E93104"/>
    <w:p w14:paraId="691E767A" w14:textId="77777777" w:rsidR="00E93104" w:rsidRPr="00E93104" w:rsidRDefault="00E93104" w:rsidP="00E93104"/>
    <w:p w14:paraId="09239F15" w14:textId="3FF51E80" w:rsidR="000F2962" w:rsidRPr="00975DA1" w:rsidRDefault="000F2962" w:rsidP="00975DA1">
      <w:pPr>
        <w:spacing w:after="160" w:line="259" w:lineRule="auto"/>
        <w:jc w:val="left"/>
        <w:rPr>
          <w:rFonts w:cs="Times New Roman"/>
          <w:szCs w:val="24"/>
        </w:rPr>
      </w:pPr>
    </w:p>
    <w:p w14:paraId="0A75005D" w14:textId="0ED10252" w:rsidR="00975DA1" w:rsidRDefault="002649F5" w:rsidP="00C8302E">
      <w:pPr>
        <w:pStyle w:val="Ttulo1"/>
        <w:rPr>
          <w:lang w:val="en-US"/>
        </w:rPr>
      </w:pPr>
      <w:bookmarkStart w:id="50" w:name="_Toc440985143"/>
      <w:r w:rsidRPr="00A72493">
        <w:rPr>
          <w:lang w:val="en-US"/>
        </w:rPr>
        <w:br w:type="page"/>
      </w:r>
      <w:bookmarkStart w:id="51" w:name="_Toc151243043"/>
      <w:proofErr w:type="spellStart"/>
      <w:r w:rsidR="0065676B" w:rsidRPr="003D2EE8">
        <w:rPr>
          <w:lang w:val="en-US"/>
        </w:rPr>
        <w:lastRenderedPageBreak/>
        <w:t>Referencias</w:t>
      </w:r>
      <w:bookmarkEnd w:id="50"/>
      <w:bookmarkEnd w:id="51"/>
      <w:proofErr w:type="spellEnd"/>
    </w:p>
    <w:p w14:paraId="1AE553FE" w14:textId="77777777" w:rsidR="00C8302E" w:rsidRPr="00975DA1" w:rsidRDefault="00C8302E" w:rsidP="00C8302E">
      <w:pPr>
        <w:rPr>
          <w:lang w:val="en-US"/>
        </w:rPr>
      </w:pPr>
    </w:p>
    <w:p w14:paraId="1073FDF8" w14:textId="626847D1" w:rsidR="00975DA1" w:rsidRDefault="00975DA1" w:rsidP="00975DA1">
      <w:pPr>
        <w:rPr>
          <w:rFonts w:eastAsia="Times New Roman" w:cs="Times New Roman"/>
          <w:szCs w:val="24"/>
          <w:lang w:eastAsia="es-CO"/>
        </w:rPr>
      </w:pPr>
      <w:r w:rsidRPr="00975DA1">
        <w:rPr>
          <w:rFonts w:eastAsia="Times New Roman" w:cs="Times New Roman"/>
          <w:szCs w:val="24"/>
          <w:lang w:eastAsia="es-CO"/>
        </w:rPr>
        <w:t>[</w:t>
      </w:r>
      <w:r w:rsidR="00C8302E">
        <w:rPr>
          <w:rFonts w:eastAsia="Times New Roman" w:cs="Times New Roman"/>
          <w:szCs w:val="24"/>
          <w:lang w:eastAsia="es-CO"/>
        </w:rPr>
        <w:t>1</w:t>
      </w:r>
      <w:r w:rsidRPr="00975DA1">
        <w:rPr>
          <w:rFonts w:eastAsia="Times New Roman" w:cs="Times New Roman"/>
          <w:szCs w:val="24"/>
          <w:lang w:eastAsia="es-CO"/>
        </w:rPr>
        <w:t xml:space="preserve">] Gil-Vera, V. D., Seguro-Gallego, C. (2022). Machine </w:t>
      </w:r>
      <w:proofErr w:type="spellStart"/>
      <w:r w:rsidRPr="00975DA1">
        <w:rPr>
          <w:rFonts w:eastAsia="Times New Roman" w:cs="Times New Roman"/>
          <w:szCs w:val="24"/>
          <w:lang w:eastAsia="es-CO"/>
        </w:rPr>
        <w:t>Learning</w:t>
      </w:r>
      <w:proofErr w:type="spellEnd"/>
      <w:r w:rsidRPr="00975DA1">
        <w:rPr>
          <w:rFonts w:eastAsia="Times New Roman" w:cs="Times New Roman"/>
          <w:szCs w:val="24"/>
          <w:lang w:eastAsia="es-CO"/>
        </w:rPr>
        <w:t xml:space="preserve"> Aplicado al </w:t>
      </w:r>
      <w:proofErr w:type="spellStart"/>
      <w:r w:rsidRPr="00975DA1">
        <w:rPr>
          <w:rFonts w:eastAsia="Times New Roman" w:cs="Times New Roman"/>
          <w:szCs w:val="24"/>
          <w:lang w:eastAsia="es-CO"/>
        </w:rPr>
        <w:t>Análisis</w:t>
      </w:r>
      <w:proofErr w:type="spellEnd"/>
      <w:r w:rsidRPr="00975DA1">
        <w:rPr>
          <w:rFonts w:eastAsia="Times New Roman" w:cs="Times New Roman"/>
          <w:szCs w:val="24"/>
          <w:lang w:eastAsia="es-CO"/>
        </w:rPr>
        <w:t xml:space="preserve"> del Rendimiento de Desarrollos de Software. Fuente. Recuperado de </w:t>
      </w:r>
      <w:hyperlink r:id="rId29" w:history="1">
        <w:r w:rsidRPr="00975DA1">
          <w:rPr>
            <w:rStyle w:val="Hipervnculo"/>
            <w:rFonts w:eastAsia="Times New Roman" w:cs="Times New Roman"/>
            <w:szCs w:val="24"/>
            <w:lang w:eastAsia="es-CO"/>
          </w:rPr>
          <w:t>https://www.redalyc.org/journal/6078/607870799010/607870799010.pdf</w:t>
        </w:r>
      </w:hyperlink>
      <w:r>
        <w:rPr>
          <w:rFonts w:eastAsia="Times New Roman" w:cs="Times New Roman"/>
          <w:szCs w:val="24"/>
          <w:lang w:eastAsia="es-CO"/>
        </w:rPr>
        <w:t>.</w:t>
      </w:r>
    </w:p>
    <w:p w14:paraId="691A4465" w14:textId="77777777" w:rsidR="00975DA1" w:rsidRPr="00975DA1" w:rsidRDefault="00975DA1" w:rsidP="00975DA1">
      <w:pPr>
        <w:rPr>
          <w:rFonts w:eastAsia="Times New Roman" w:cs="Times New Roman"/>
          <w:szCs w:val="24"/>
          <w:lang w:eastAsia="es-CO"/>
        </w:rPr>
      </w:pPr>
    </w:p>
    <w:p w14:paraId="4CE2D4F5" w14:textId="42050D53" w:rsidR="00975DA1" w:rsidRPr="00975DA1" w:rsidRDefault="00975DA1" w:rsidP="00975DA1">
      <w:pPr>
        <w:rPr>
          <w:rFonts w:eastAsia="Times New Roman" w:cs="Times New Roman"/>
          <w:szCs w:val="24"/>
          <w:lang w:eastAsia="es-CO"/>
        </w:rPr>
      </w:pPr>
      <w:r w:rsidRPr="00975DA1">
        <w:rPr>
          <w:rFonts w:eastAsia="Times New Roman" w:cs="Times New Roman"/>
          <w:szCs w:val="24"/>
          <w:lang w:eastAsia="es-CO"/>
        </w:rPr>
        <w:t>[</w:t>
      </w:r>
      <w:r w:rsidR="00C8302E">
        <w:rPr>
          <w:rFonts w:eastAsia="Times New Roman" w:cs="Times New Roman"/>
          <w:szCs w:val="24"/>
          <w:lang w:eastAsia="es-CO"/>
        </w:rPr>
        <w:t>2</w:t>
      </w:r>
      <w:r w:rsidRPr="00975DA1">
        <w:rPr>
          <w:rFonts w:eastAsia="Times New Roman" w:cs="Times New Roman"/>
          <w:szCs w:val="24"/>
          <w:lang w:eastAsia="es-CO"/>
        </w:rPr>
        <w:t xml:space="preserve">] </w:t>
      </w:r>
      <w:proofErr w:type="spellStart"/>
      <w:r w:rsidRPr="00975DA1">
        <w:rPr>
          <w:rFonts w:eastAsia="Times New Roman" w:cs="Times New Roman"/>
          <w:szCs w:val="24"/>
          <w:lang w:eastAsia="es-CO"/>
        </w:rPr>
        <w:t>León</w:t>
      </w:r>
      <w:proofErr w:type="spellEnd"/>
      <w:r w:rsidRPr="00975DA1">
        <w:rPr>
          <w:rFonts w:eastAsia="Times New Roman" w:cs="Times New Roman"/>
          <w:szCs w:val="24"/>
          <w:lang w:eastAsia="es-CO"/>
        </w:rPr>
        <w:t xml:space="preserve"> </w:t>
      </w:r>
      <w:proofErr w:type="spellStart"/>
      <w:r w:rsidRPr="00975DA1">
        <w:rPr>
          <w:rFonts w:eastAsia="Times New Roman" w:cs="Times New Roman"/>
          <w:szCs w:val="24"/>
          <w:lang w:eastAsia="es-CO"/>
        </w:rPr>
        <w:t>Guzmán</w:t>
      </w:r>
      <w:proofErr w:type="spellEnd"/>
      <w:r w:rsidRPr="00975DA1">
        <w:rPr>
          <w:rFonts w:eastAsia="Times New Roman" w:cs="Times New Roman"/>
          <w:szCs w:val="24"/>
          <w:lang w:eastAsia="es-CO"/>
        </w:rPr>
        <w:t xml:space="preserve">, E. (s.f.). </w:t>
      </w:r>
      <w:proofErr w:type="spellStart"/>
      <w:r w:rsidRPr="00975DA1">
        <w:rPr>
          <w:rFonts w:eastAsia="Times New Roman" w:cs="Times New Roman"/>
          <w:szCs w:val="24"/>
          <w:lang w:eastAsia="es-CO"/>
        </w:rPr>
        <w:t>Métricas</w:t>
      </w:r>
      <w:proofErr w:type="spellEnd"/>
      <w:r w:rsidRPr="00975DA1">
        <w:rPr>
          <w:rFonts w:eastAsia="Times New Roman" w:cs="Times New Roman"/>
          <w:szCs w:val="24"/>
          <w:lang w:eastAsia="es-CO"/>
        </w:rPr>
        <w:t xml:space="preserve"> para la </w:t>
      </w:r>
      <w:proofErr w:type="spellStart"/>
      <w:r w:rsidRPr="00975DA1">
        <w:rPr>
          <w:rFonts w:eastAsia="Times New Roman" w:cs="Times New Roman"/>
          <w:szCs w:val="24"/>
          <w:lang w:eastAsia="es-CO"/>
        </w:rPr>
        <w:t>validación</w:t>
      </w:r>
      <w:proofErr w:type="spellEnd"/>
      <w:r w:rsidRPr="00975DA1">
        <w:rPr>
          <w:rFonts w:eastAsia="Times New Roman" w:cs="Times New Roman"/>
          <w:szCs w:val="24"/>
          <w:lang w:eastAsia="es-CO"/>
        </w:rPr>
        <w:t xml:space="preserve"> de </w:t>
      </w:r>
      <w:proofErr w:type="spellStart"/>
      <w:r w:rsidRPr="00975DA1">
        <w:rPr>
          <w:rFonts w:eastAsia="Times New Roman" w:cs="Times New Roman"/>
          <w:szCs w:val="24"/>
          <w:lang w:eastAsia="es-CO"/>
        </w:rPr>
        <w:t>Clustering</w:t>
      </w:r>
      <w:proofErr w:type="spellEnd"/>
      <w:r w:rsidRPr="00975DA1">
        <w:rPr>
          <w:rFonts w:eastAsia="Times New Roman" w:cs="Times New Roman"/>
          <w:szCs w:val="24"/>
          <w:lang w:eastAsia="es-CO"/>
        </w:rPr>
        <w:t xml:space="preserve">. Recuperado de </w:t>
      </w:r>
    </w:p>
    <w:p w14:paraId="351087E2" w14:textId="7F55995E" w:rsidR="00975DA1" w:rsidRDefault="00975DA1" w:rsidP="00975DA1">
      <w:pPr>
        <w:rPr>
          <w:rFonts w:eastAsia="Times New Roman" w:cs="Times New Roman"/>
          <w:szCs w:val="24"/>
          <w:lang w:eastAsia="es-CO"/>
        </w:rPr>
      </w:pPr>
      <w:hyperlink r:id="rId30" w:history="1">
        <w:r w:rsidRPr="00975DA1">
          <w:rPr>
            <w:rStyle w:val="Hipervnculo"/>
            <w:rFonts w:eastAsia="Times New Roman" w:cs="Times New Roman"/>
            <w:szCs w:val="24"/>
            <w:lang w:eastAsia="es-CO"/>
          </w:rPr>
          <w:t>https://disi.unal.edu.co/~eleonguz/cursos/mda/presentaciones/validacion_Clustering.pdf</w:t>
        </w:r>
      </w:hyperlink>
      <w:r>
        <w:rPr>
          <w:rFonts w:eastAsia="Times New Roman" w:cs="Times New Roman"/>
          <w:szCs w:val="24"/>
          <w:lang w:eastAsia="es-CO"/>
        </w:rPr>
        <w:t>.</w:t>
      </w:r>
    </w:p>
    <w:p w14:paraId="1AB81BCA" w14:textId="77777777" w:rsidR="00975DA1" w:rsidRPr="00975DA1" w:rsidRDefault="00975DA1" w:rsidP="00975DA1">
      <w:pPr>
        <w:rPr>
          <w:rFonts w:eastAsia="Times New Roman" w:cs="Times New Roman"/>
          <w:szCs w:val="24"/>
          <w:lang w:eastAsia="es-CO"/>
        </w:rPr>
      </w:pPr>
    </w:p>
    <w:p w14:paraId="1E447C4A" w14:textId="77777777" w:rsidR="000F2962" w:rsidRDefault="000F2962" w:rsidP="00257918">
      <w:pPr>
        <w:rPr>
          <w:rFonts w:cs="Times New Roman"/>
          <w:b/>
          <w:szCs w:val="24"/>
        </w:rPr>
      </w:pPr>
    </w:p>
    <w:p w14:paraId="17379819" w14:textId="736CBCF5" w:rsidR="00743E36" w:rsidRPr="008203A8" w:rsidRDefault="00743E36" w:rsidP="00975DA1">
      <w:pPr>
        <w:pStyle w:val="Ttulo1"/>
        <w:jc w:val="both"/>
      </w:pPr>
    </w:p>
    <w:p w14:paraId="0C22F364" w14:textId="77777777" w:rsidR="00683861" w:rsidRPr="00B81C19" w:rsidRDefault="00683861" w:rsidP="00683861">
      <w:pPr>
        <w:pStyle w:val="PrrAPA"/>
      </w:pPr>
    </w:p>
    <w:p w14:paraId="4AD2C349" w14:textId="77777777" w:rsidR="00743E36" w:rsidRDefault="00743E36" w:rsidP="00743E36">
      <w:pPr>
        <w:rPr>
          <w:rFonts w:cs="Times New Roman"/>
          <w:b/>
          <w:szCs w:val="24"/>
        </w:rPr>
      </w:pPr>
    </w:p>
    <w:p w14:paraId="366AE186" w14:textId="72B6FE19" w:rsidR="004F2494" w:rsidRPr="00975DA1" w:rsidRDefault="004F2494" w:rsidP="00975DA1">
      <w:pPr>
        <w:spacing w:after="160" w:line="259" w:lineRule="auto"/>
        <w:jc w:val="left"/>
        <w:rPr>
          <w:rFonts w:cs="Times New Roman"/>
          <w:szCs w:val="24"/>
        </w:rPr>
      </w:pPr>
      <w:bookmarkStart w:id="52" w:name="_Hlk65436302"/>
      <w:bookmarkStart w:id="53" w:name="_Hlk65436553"/>
      <w:bookmarkEnd w:id="52"/>
      <w:bookmarkEnd w:id="53"/>
    </w:p>
    <w:sectPr w:rsidR="004F2494" w:rsidRPr="00975DA1" w:rsidSect="00D724E6">
      <w:headerReference w:type="default" r:id="rId31"/>
      <w:type w:val="continuous"/>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utor" w:initials="A">
    <w:p w14:paraId="3A93D499" w14:textId="77777777" w:rsidR="00353548" w:rsidRDefault="00353548" w:rsidP="00CA1AF7">
      <w:pPr>
        <w:pStyle w:val="Textocomentario"/>
        <w:jc w:val="left"/>
      </w:pPr>
      <w:r>
        <w:rPr>
          <w:rStyle w:val="Refdecomentario"/>
        </w:rPr>
        <w:annotationRef/>
      </w:r>
      <w:r>
        <w:t>Apellidos de los estudiantes</w:t>
      </w:r>
    </w:p>
  </w:comment>
  <w:comment w:id="5" w:author="Autor" w:initials="A">
    <w:p w14:paraId="097B9DC1" w14:textId="77777777" w:rsidR="00353548" w:rsidRDefault="00353548" w:rsidP="00597BAC">
      <w:pPr>
        <w:pStyle w:val="Textocomentario"/>
        <w:jc w:val="left"/>
      </w:pPr>
      <w:r>
        <w:rPr>
          <w:rStyle w:val="Refdecomentario"/>
        </w:rPr>
        <w:annotationRef/>
      </w:r>
      <w:r>
        <w:t>Apellidos e iniciales de los nombres de los estudiantes</w:t>
      </w:r>
    </w:p>
  </w:comment>
  <w:comment w:id="11" w:author="Autor" w:initials="A">
    <w:p w14:paraId="23BE199D" w14:textId="77777777" w:rsidR="009F47A3" w:rsidRDefault="009F47A3" w:rsidP="0072682B">
      <w:pPr>
        <w:pStyle w:val="Textocomentario"/>
        <w:jc w:val="left"/>
      </w:pPr>
      <w:r>
        <w:rPr>
          <w:rStyle w:val="Refdecomentario"/>
        </w:rPr>
        <w:annotationRef/>
      </w:r>
      <w:r>
        <w:t>Actualizar el número de su cohorte</w:t>
      </w:r>
    </w:p>
  </w:comment>
  <w:comment w:id="18" w:author="Autor" w:initials="A">
    <w:p w14:paraId="73F44828" w14:textId="77777777" w:rsidR="009F47A3" w:rsidRDefault="009F47A3" w:rsidP="00367DDE">
      <w:pPr>
        <w:pStyle w:val="Textocomentario"/>
        <w:jc w:val="left"/>
      </w:pPr>
      <w:r>
        <w:rPr>
          <w:rStyle w:val="Refdecomentario"/>
        </w:rPr>
        <w:annotationRef/>
      </w:r>
      <w:r>
        <w:t>Actualizar el encabezado del documento.</w:t>
      </w:r>
    </w:p>
  </w:comment>
  <w:comment w:id="23" w:author="Autor" w:initials="A">
    <w:p w14:paraId="35ABCA3C" w14:textId="77777777" w:rsidR="00FF2508" w:rsidRDefault="00FF2508" w:rsidP="008763BF">
      <w:pPr>
        <w:pStyle w:val="Textocomentario"/>
        <w:jc w:val="left"/>
      </w:pPr>
      <w:r>
        <w:rPr>
          <w:rStyle w:val="Refdecomentario"/>
        </w:rPr>
        <w:annotationRef/>
      </w:r>
      <w:r>
        <w:t>Los repositorio de cada estudiante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93D499" w15:done="0"/>
  <w15:commentEx w15:paraId="097B9DC1" w15:done="0"/>
  <w15:commentEx w15:paraId="23BE199D" w15:done="0"/>
  <w15:commentEx w15:paraId="73F44828" w15:done="0"/>
  <w15:commentEx w15:paraId="35ABCA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93D499" w16cid:durableId="2873E6FC"/>
  <w16cid:commentId w16cid:paraId="097B9DC1" w16cid:durableId="2873E717"/>
  <w16cid:commentId w16cid:paraId="23BE199D" w16cid:durableId="2873E790"/>
  <w16cid:commentId w16cid:paraId="73F44828" w16cid:durableId="2873E7EC"/>
  <w16cid:commentId w16cid:paraId="35ABCA3C" w16cid:durableId="2873E8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0E5E9" w14:textId="77777777" w:rsidR="00217E6F" w:rsidRDefault="00217E6F" w:rsidP="006B13CA">
      <w:pPr>
        <w:spacing w:line="240" w:lineRule="auto"/>
      </w:pPr>
      <w:r>
        <w:separator/>
      </w:r>
    </w:p>
  </w:endnote>
  <w:endnote w:type="continuationSeparator" w:id="0">
    <w:p w14:paraId="79BDC81A" w14:textId="77777777" w:rsidR="00217E6F" w:rsidRDefault="00217E6F" w:rsidP="006B13CA">
      <w:pPr>
        <w:spacing w:line="240" w:lineRule="auto"/>
      </w:pPr>
      <w:r>
        <w:continuationSeparator/>
      </w:r>
    </w:p>
  </w:endnote>
  <w:endnote w:type="continuationNotice" w:id="1">
    <w:p w14:paraId="5EB9F66A" w14:textId="77777777" w:rsidR="00217E6F" w:rsidRDefault="00217E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2D5F9" w14:textId="77777777" w:rsidR="00217E6F" w:rsidRDefault="00217E6F" w:rsidP="006B13CA">
      <w:pPr>
        <w:spacing w:line="240" w:lineRule="auto"/>
      </w:pPr>
      <w:r>
        <w:separator/>
      </w:r>
    </w:p>
  </w:footnote>
  <w:footnote w:type="continuationSeparator" w:id="0">
    <w:p w14:paraId="6BA54443" w14:textId="77777777" w:rsidR="00217E6F" w:rsidRDefault="00217E6F" w:rsidP="006B13CA">
      <w:pPr>
        <w:spacing w:line="240" w:lineRule="auto"/>
      </w:pPr>
      <w:r>
        <w:continuationSeparator/>
      </w:r>
    </w:p>
  </w:footnote>
  <w:footnote w:type="continuationNotice" w:id="1">
    <w:p w14:paraId="1D805F75" w14:textId="77777777" w:rsidR="00217E6F" w:rsidRDefault="00217E6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277E" w14:textId="362B9BAE" w:rsidR="0054121A" w:rsidRDefault="0054121A" w:rsidP="00FB4833">
    <w:pPr>
      <w:pStyle w:val="Encabezado"/>
      <w:jc w:val="left"/>
      <w:rPr>
        <w:sz w:val="20"/>
        <w:szCs w:val="20"/>
      </w:rPr>
    </w:pPr>
    <w:bookmarkStart w:id="54" w:name="_Hlk65433650"/>
    <w:r w:rsidRPr="0025421F">
      <w:rPr>
        <w:sz w:val="20"/>
        <w:szCs w:val="20"/>
      </w:rPr>
      <w:t>ARCHIVO FOTOGRÁFICO DE LA UNIVERSIDAD DE ANTIOQUIA</w:t>
    </w:r>
    <w:r>
      <w:rPr>
        <w:sz w:val="20"/>
        <w:szCs w:val="20"/>
      </w:rPr>
      <w:t>:</w:t>
    </w:r>
    <w:r w:rsidRPr="0025421F">
      <w:rPr>
        <w:sz w:val="20"/>
        <w:szCs w:val="20"/>
      </w:rPr>
      <w:t xml:space="preserve"> VALORACIÓN HISTÓRICA</w:t>
    </w:r>
    <w:r>
      <w:rPr>
        <w:sz w:val="20"/>
        <w:szCs w:val="20"/>
      </w:rPr>
      <w:t>...</w:t>
    </w:r>
    <w:bookmarkEnd w:id="54"/>
    <w:r>
      <w:tab/>
    </w:r>
    <w:r>
      <w:tab/>
    </w:r>
    <w:sdt>
      <w:sdtPr>
        <w:rPr>
          <w:sz w:val="20"/>
          <w:szCs w:val="20"/>
        </w:rPr>
        <w:id w:val="-73763480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1F7371">
          <w:rPr>
            <w:noProof/>
            <w:sz w:val="20"/>
            <w:szCs w:val="20"/>
            <w:lang w:val="es-ES"/>
          </w:rPr>
          <w:t>21</w:t>
        </w:r>
        <w:r w:rsidRPr="0008236F">
          <w:rPr>
            <w:sz w:val="20"/>
            <w:szCs w:val="20"/>
          </w:rPr>
          <w:fldChar w:fldCharType="end"/>
        </w:r>
      </w:sdtContent>
    </w:sdt>
  </w:p>
  <w:p w14:paraId="26096CA9" w14:textId="417DB9BF" w:rsidR="0054121A" w:rsidRPr="002A5855" w:rsidRDefault="00217E6F" w:rsidP="00FB4833">
    <w:pPr>
      <w:pStyle w:val="Encabezado"/>
      <w:jc w:val="left"/>
      <w:rPr>
        <w:sz w:val="20"/>
        <w:szCs w:val="20"/>
      </w:rPr>
    </w:pPr>
    <w:bookmarkStart w:id="55" w:name="_Hlk125105673"/>
    <w:r>
      <w:rPr>
        <w:noProof/>
        <w:sz w:val="20"/>
        <w:szCs w:val="20"/>
      </w:rPr>
      <w:pict w14:anchorId="0DBCAFD5">
        <v:rect id="_x0000_i1025" alt="" style="width:470.2pt;height:1pt;mso-width-percent:0;mso-height-percent:0;mso-width-percent:0;mso-height-percent:0" o:hralign="center" o:hrstd="t" o:hrnoshade="t" o:hr="t" fillcolor="#538135 [2409]" stroked="f"/>
      </w:pict>
    </w:r>
    <w:bookmarkEnd w:id="55"/>
  </w:p>
  <w:p w14:paraId="21A3D53C" w14:textId="25EEBD37" w:rsidR="0054121A" w:rsidRDefault="0054121A" w:rsidP="00F06DAB">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2768"/>
    <w:multiLevelType w:val="hybridMultilevel"/>
    <w:tmpl w:val="188C3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2B6752"/>
    <w:multiLevelType w:val="hybridMultilevel"/>
    <w:tmpl w:val="0FEEA0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3C2FB0"/>
    <w:multiLevelType w:val="hybridMultilevel"/>
    <w:tmpl w:val="14C8BFC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 w15:restartNumberingAfterBreak="0">
    <w:nsid w:val="078E0200"/>
    <w:multiLevelType w:val="multilevel"/>
    <w:tmpl w:val="72A81D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6875A4"/>
    <w:multiLevelType w:val="hybridMultilevel"/>
    <w:tmpl w:val="1E40C52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E561071"/>
    <w:multiLevelType w:val="hybridMultilevel"/>
    <w:tmpl w:val="F4EA71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4365A6"/>
    <w:multiLevelType w:val="hybridMultilevel"/>
    <w:tmpl w:val="5E38DF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C09016C"/>
    <w:multiLevelType w:val="multilevel"/>
    <w:tmpl w:val="C886642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43D3423"/>
    <w:multiLevelType w:val="hybridMultilevel"/>
    <w:tmpl w:val="2E26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7A868A8"/>
    <w:multiLevelType w:val="hybridMultilevel"/>
    <w:tmpl w:val="71AAFBB4"/>
    <w:lvl w:ilvl="0" w:tplc="240A0003">
      <w:start w:val="1"/>
      <w:numFmt w:val="bullet"/>
      <w:lvlText w:val="o"/>
      <w:lvlJc w:val="left"/>
      <w:pPr>
        <w:ind w:left="2509" w:hanging="360"/>
      </w:pPr>
      <w:rPr>
        <w:rFonts w:ascii="Courier New" w:hAnsi="Courier New" w:cs="Courier New" w:hint="default"/>
      </w:rPr>
    </w:lvl>
    <w:lvl w:ilvl="1" w:tplc="080A0003" w:tentative="1">
      <w:start w:val="1"/>
      <w:numFmt w:val="bullet"/>
      <w:lvlText w:val="o"/>
      <w:lvlJc w:val="left"/>
      <w:pPr>
        <w:ind w:left="3229" w:hanging="360"/>
      </w:pPr>
      <w:rPr>
        <w:rFonts w:ascii="Courier New" w:hAnsi="Courier New" w:cs="Courier New" w:hint="default"/>
      </w:rPr>
    </w:lvl>
    <w:lvl w:ilvl="2" w:tplc="080A0005" w:tentative="1">
      <w:start w:val="1"/>
      <w:numFmt w:val="bullet"/>
      <w:lvlText w:val=""/>
      <w:lvlJc w:val="left"/>
      <w:pPr>
        <w:ind w:left="3949" w:hanging="360"/>
      </w:pPr>
      <w:rPr>
        <w:rFonts w:ascii="Wingdings" w:hAnsi="Wingdings" w:hint="default"/>
      </w:rPr>
    </w:lvl>
    <w:lvl w:ilvl="3" w:tplc="080A0001" w:tentative="1">
      <w:start w:val="1"/>
      <w:numFmt w:val="bullet"/>
      <w:lvlText w:val=""/>
      <w:lvlJc w:val="left"/>
      <w:pPr>
        <w:ind w:left="4669" w:hanging="360"/>
      </w:pPr>
      <w:rPr>
        <w:rFonts w:ascii="Symbol" w:hAnsi="Symbol" w:hint="default"/>
      </w:rPr>
    </w:lvl>
    <w:lvl w:ilvl="4" w:tplc="080A0003" w:tentative="1">
      <w:start w:val="1"/>
      <w:numFmt w:val="bullet"/>
      <w:lvlText w:val="o"/>
      <w:lvlJc w:val="left"/>
      <w:pPr>
        <w:ind w:left="5389" w:hanging="360"/>
      </w:pPr>
      <w:rPr>
        <w:rFonts w:ascii="Courier New" w:hAnsi="Courier New" w:cs="Courier New" w:hint="default"/>
      </w:rPr>
    </w:lvl>
    <w:lvl w:ilvl="5" w:tplc="080A0005" w:tentative="1">
      <w:start w:val="1"/>
      <w:numFmt w:val="bullet"/>
      <w:lvlText w:val=""/>
      <w:lvlJc w:val="left"/>
      <w:pPr>
        <w:ind w:left="6109" w:hanging="360"/>
      </w:pPr>
      <w:rPr>
        <w:rFonts w:ascii="Wingdings" w:hAnsi="Wingdings" w:hint="default"/>
      </w:rPr>
    </w:lvl>
    <w:lvl w:ilvl="6" w:tplc="080A0001" w:tentative="1">
      <w:start w:val="1"/>
      <w:numFmt w:val="bullet"/>
      <w:lvlText w:val=""/>
      <w:lvlJc w:val="left"/>
      <w:pPr>
        <w:ind w:left="6829" w:hanging="360"/>
      </w:pPr>
      <w:rPr>
        <w:rFonts w:ascii="Symbol" w:hAnsi="Symbol" w:hint="default"/>
      </w:rPr>
    </w:lvl>
    <w:lvl w:ilvl="7" w:tplc="080A0003" w:tentative="1">
      <w:start w:val="1"/>
      <w:numFmt w:val="bullet"/>
      <w:lvlText w:val="o"/>
      <w:lvlJc w:val="left"/>
      <w:pPr>
        <w:ind w:left="7549" w:hanging="360"/>
      </w:pPr>
      <w:rPr>
        <w:rFonts w:ascii="Courier New" w:hAnsi="Courier New" w:cs="Courier New" w:hint="default"/>
      </w:rPr>
    </w:lvl>
    <w:lvl w:ilvl="8" w:tplc="080A0005" w:tentative="1">
      <w:start w:val="1"/>
      <w:numFmt w:val="bullet"/>
      <w:lvlText w:val=""/>
      <w:lvlJc w:val="left"/>
      <w:pPr>
        <w:ind w:left="8269" w:hanging="360"/>
      </w:pPr>
      <w:rPr>
        <w:rFonts w:ascii="Wingdings" w:hAnsi="Wingdings" w:hint="default"/>
      </w:rPr>
    </w:lvl>
  </w:abstractNum>
  <w:abstractNum w:abstractNumId="12" w15:restartNumberingAfterBreak="0">
    <w:nsid w:val="38803A13"/>
    <w:multiLevelType w:val="hybridMultilevel"/>
    <w:tmpl w:val="C4F2FB0C"/>
    <w:lvl w:ilvl="0" w:tplc="04BCF594">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DF06D80"/>
    <w:multiLevelType w:val="hybridMultilevel"/>
    <w:tmpl w:val="A1E07936"/>
    <w:lvl w:ilvl="0" w:tplc="77D488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EB7293B"/>
    <w:multiLevelType w:val="hybridMultilevel"/>
    <w:tmpl w:val="CBCE4EC4"/>
    <w:lvl w:ilvl="0" w:tplc="240A0001">
      <w:start w:val="1"/>
      <w:numFmt w:val="bullet"/>
      <w:lvlText w:val=""/>
      <w:lvlJc w:val="left"/>
      <w:pPr>
        <w:ind w:left="721" w:hanging="360"/>
      </w:pPr>
      <w:rPr>
        <w:rFonts w:ascii="Symbol" w:hAnsi="Symbol" w:hint="default"/>
      </w:rPr>
    </w:lvl>
    <w:lvl w:ilvl="1" w:tplc="240A0003">
      <w:start w:val="1"/>
      <w:numFmt w:val="bullet"/>
      <w:lvlText w:val="o"/>
      <w:lvlJc w:val="left"/>
      <w:pPr>
        <w:ind w:left="1441" w:hanging="360"/>
      </w:pPr>
      <w:rPr>
        <w:rFonts w:ascii="Courier New" w:hAnsi="Courier New" w:cs="Courier New"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15"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FBD3EC9"/>
    <w:multiLevelType w:val="hybridMultilevel"/>
    <w:tmpl w:val="EC2E6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0EC2AA6"/>
    <w:multiLevelType w:val="multilevel"/>
    <w:tmpl w:val="B62C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A24721"/>
    <w:multiLevelType w:val="hybridMultilevel"/>
    <w:tmpl w:val="EAF68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38E1DA5"/>
    <w:multiLevelType w:val="hybridMultilevel"/>
    <w:tmpl w:val="7F22CA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18C69AB"/>
    <w:multiLevelType w:val="hybridMultilevel"/>
    <w:tmpl w:val="7B806CDC"/>
    <w:lvl w:ilvl="0" w:tplc="864C98E8">
      <w:numFmt w:val="bullet"/>
      <w:lvlText w:val="-"/>
      <w:lvlJc w:val="left"/>
      <w:pPr>
        <w:ind w:left="2149" w:hanging="360"/>
      </w:pPr>
      <w:rPr>
        <w:rFonts w:ascii="Times New Roman" w:eastAsiaTheme="minorHAnsi" w:hAnsi="Times New Roman" w:cs="Times New Roman"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3" w15:restartNumberingAfterBreak="0">
    <w:nsid w:val="72600BDD"/>
    <w:multiLevelType w:val="hybridMultilevel"/>
    <w:tmpl w:val="D2FC93A4"/>
    <w:lvl w:ilvl="0" w:tplc="276CD88A">
      <w:numFmt w:val="bullet"/>
      <w:lvlText w:val="-"/>
      <w:lvlJc w:val="left"/>
      <w:pPr>
        <w:ind w:left="1789" w:hanging="360"/>
      </w:pPr>
      <w:rPr>
        <w:rFonts w:ascii="Times New Roman" w:eastAsiaTheme="minorHAnsi" w:hAnsi="Times New Roman" w:cs="Times New Roman"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4" w15:restartNumberingAfterBreak="0">
    <w:nsid w:val="76AC78C5"/>
    <w:multiLevelType w:val="multilevel"/>
    <w:tmpl w:val="FF0C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6726870">
    <w:abstractNumId w:val="7"/>
  </w:num>
  <w:num w:numId="2" w16cid:durableId="700324162">
    <w:abstractNumId w:val="20"/>
  </w:num>
  <w:num w:numId="3" w16cid:durableId="2021616403">
    <w:abstractNumId w:val="26"/>
  </w:num>
  <w:num w:numId="4" w16cid:durableId="433094126">
    <w:abstractNumId w:val="15"/>
  </w:num>
  <w:num w:numId="5" w16cid:durableId="669066726">
    <w:abstractNumId w:val="5"/>
  </w:num>
  <w:num w:numId="6" w16cid:durableId="112403329">
    <w:abstractNumId w:val="21"/>
  </w:num>
  <w:num w:numId="7" w16cid:durableId="39402190">
    <w:abstractNumId w:val="0"/>
  </w:num>
  <w:num w:numId="8" w16cid:durableId="2086101796">
    <w:abstractNumId w:val="9"/>
  </w:num>
  <w:num w:numId="9" w16cid:durableId="928152109">
    <w:abstractNumId w:val="25"/>
  </w:num>
  <w:num w:numId="10" w16cid:durableId="1009407706">
    <w:abstractNumId w:val="16"/>
  </w:num>
  <w:num w:numId="11" w16cid:durableId="2022003326">
    <w:abstractNumId w:val="13"/>
  </w:num>
  <w:num w:numId="12" w16cid:durableId="1482624425">
    <w:abstractNumId w:val="1"/>
  </w:num>
  <w:num w:numId="13" w16cid:durableId="1530988965">
    <w:abstractNumId w:val="10"/>
  </w:num>
  <w:num w:numId="14" w16cid:durableId="1622881067">
    <w:abstractNumId w:val="19"/>
  </w:num>
  <w:num w:numId="15" w16cid:durableId="999235656">
    <w:abstractNumId w:val="18"/>
  </w:num>
  <w:num w:numId="16" w16cid:durableId="656149169">
    <w:abstractNumId w:val="8"/>
  </w:num>
  <w:num w:numId="17" w16cid:durableId="709689495">
    <w:abstractNumId w:val="14"/>
  </w:num>
  <w:num w:numId="18" w16cid:durableId="1063916977">
    <w:abstractNumId w:val="3"/>
  </w:num>
  <w:num w:numId="19" w16cid:durableId="514880756">
    <w:abstractNumId w:val="6"/>
  </w:num>
  <w:num w:numId="20" w16cid:durableId="554894103">
    <w:abstractNumId w:val="22"/>
  </w:num>
  <w:num w:numId="21" w16cid:durableId="1420716019">
    <w:abstractNumId w:val="23"/>
  </w:num>
  <w:num w:numId="22" w16cid:durableId="930745904">
    <w:abstractNumId w:val="11"/>
  </w:num>
  <w:num w:numId="23" w16cid:durableId="1648169394">
    <w:abstractNumId w:val="2"/>
  </w:num>
  <w:num w:numId="24" w16cid:durableId="1483427902">
    <w:abstractNumId w:val="4"/>
  </w:num>
  <w:num w:numId="25" w16cid:durableId="1501461598">
    <w:abstractNumId w:val="17"/>
  </w:num>
  <w:num w:numId="26" w16cid:durableId="1374184879">
    <w:abstractNumId w:val="24"/>
  </w:num>
  <w:num w:numId="27" w16cid:durableId="12336164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4292"/>
    <w:rsid w:val="00004767"/>
    <w:rsid w:val="00005807"/>
    <w:rsid w:val="00006F1C"/>
    <w:rsid w:val="000121C4"/>
    <w:rsid w:val="0001245C"/>
    <w:rsid w:val="00012945"/>
    <w:rsid w:val="00013854"/>
    <w:rsid w:val="00013939"/>
    <w:rsid w:val="000159CF"/>
    <w:rsid w:val="0001719F"/>
    <w:rsid w:val="000225D7"/>
    <w:rsid w:val="00022A38"/>
    <w:rsid w:val="00022FF2"/>
    <w:rsid w:val="000238A7"/>
    <w:rsid w:val="00023F68"/>
    <w:rsid w:val="00026489"/>
    <w:rsid w:val="00026946"/>
    <w:rsid w:val="000269F2"/>
    <w:rsid w:val="000276B8"/>
    <w:rsid w:val="00027AAD"/>
    <w:rsid w:val="0003009A"/>
    <w:rsid w:val="000300D0"/>
    <w:rsid w:val="00032346"/>
    <w:rsid w:val="00034D14"/>
    <w:rsid w:val="0003707B"/>
    <w:rsid w:val="00037510"/>
    <w:rsid w:val="00040218"/>
    <w:rsid w:val="00042C24"/>
    <w:rsid w:val="0004371A"/>
    <w:rsid w:val="00044512"/>
    <w:rsid w:val="00044AD7"/>
    <w:rsid w:val="000511AB"/>
    <w:rsid w:val="000559D7"/>
    <w:rsid w:val="0005625F"/>
    <w:rsid w:val="000618DF"/>
    <w:rsid w:val="000633E2"/>
    <w:rsid w:val="00063439"/>
    <w:rsid w:val="000662AD"/>
    <w:rsid w:val="00066FA8"/>
    <w:rsid w:val="000673E5"/>
    <w:rsid w:val="0006796E"/>
    <w:rsid w:val="00070375"/>
    <w:rsid w:val="000705D0"/>
    <w:rsid w:val="000716AE"/>
    <w:rsid w:val="00075A4C"/>
    <w:rsid w:val="000779BA"/>
    <w:rsid w:val="00077AEC"/>
    <w:rsid w:val="000806DD"/>
    <w:rsid w:val="00081F42"/>
    <w:rsid w:val="0008236F"/>
    <w:rsid w:val="00082F5C"/>
    <w:rsid w:val="00082FBA"/>
    <w:rsid w:val="00085C23"/>
    <w:rsid w:val="000865BF"/>
    <w:rsid w:val="00086D22"/>
    <w:rsid w:val="000878D1"/>
    <w:rsid w:val="00090EB0"/>
    <w:rsid w:val="000920E4"/>
    <w:rsid w:val="00092140"/>
    <w:rsid w:val="0009215E"/>
    <w:rsid w:val="00092C73"/>
    <w:rsid w:val="00094A38"/>
    <w:rsid w:val="00097E78"/>
    <w:rsid w:val="000A1F65"/>
    <w:rsid w:val="000A4798"/>
    <w:rsid w:val="000A55C9"/>
    <w:rsid w:val="000A6043"/>
    <w:rsid w:val="000A759F"/>
    <w:rsid w:val="000A7650"/>
    <w:rsid w:val="000B08E6"/>
    <w:rsid w:val="000B2A29"/>
    <w:rsid w:val="000B2BE1"/>
    <w:rsid w:val="000B36D2"/>
    <w:rsid w:val="000B4174"/>
    <w:rsid w:val="000B42C5"/>
    <w:rsid w:val="000B6263"/>
    <w:rsid w:val="000B6285"/>
    <w:rsid w:val="000B7FA2"/>
    <w:rsid w:val="000C06E0"/>
    <w:rsid w:val="000C34FC"/>
    <w:rsid w:val="000C3608"/>
    <w:rsid w:val="000C3E45"/>
    <w:rsid w:val="000C3FEF"/>
    <w:rsid w:val="000C43B6"/>
    <w:rsid w:val="000C4F35"/>
    <w:rsid w:val="000C619C"/>
    <w:rsid w:val="000C7C3E"/>
    <w:rsid w:val="000D3AFF"/>
    <w:rsid w:val="000D6A5F"/>
    <w:rsid w:val="000D6CF9"/>
    <w:rsid w:val="000D7AB4"/>
    <w:rsid w:val="000D7E93"/>
    <w:rsid w:val="000E0B00"/>
    <w:rsid w:val="000E0B9D"/>
    <w:rsid w:val="000E23B8"/>
    <w:rsid w:val="000E6C8E"/>
    <w:rsid w:val="000E795B"/>
    <w:rsid w:val="000F2962"/>
    <w:rsid w:val="000F53C1"/>
    <w:rsid w:val="000F68C2"/>
    <w:rsid w:val="00101C37"/>
    <w:rsid w:val="001049DD"/>
    <w:rsid w:val="001076D0"/>
    <w:rsid w:val="001079F3"/>
    <w:rsid w:val="001132B1"/>
    <w:rsid w:val="00115036"/>
    <w:rsid w:val="00115F36"/>
    <w:rsid w:val="00116055"/>
    <w:rsid w:val="001161A3"/>
    <w:rsid w:val="001174C4"/>
    <w:rsid w:val="001203CE"/>
    <w:rsid w:val="00120DE9"/>
    <w:rsid w:val="00125BE7"/>
    <w:rsid w:val="00132F61"/>
    <w:rsid w:val="001340A3"/>
    <w:rsid w:val="00141270"/>
    <w:rsid w:val="00143717"/>
    <w:rsid w:val="00144028"/>
    <w:rsid w:val="00146FA9"/>
    <w:rsid w:val="001509FE"/>
    <w:rsid w:val="00152DA7"/>
    <w:rsid w:val="0015345A"/>
    <w:rsid w:val="001535F0"/>
    <w:rsid w:val="00155CB5"/>
    <w:rsid w:val="001572E0"/>
    <w:rsid w:val="001605DC"/>
    <w:rsid w:val="0016138A"/>
    <w:rsid w:val="001619F7"/>
    <w:rsid w:val="00163E6E"/>
    <w:rsid w:val="00164C40"/>
    <w:rsid w:val="00167E35"/>
    <w:rsid w:val="00174CC9"/>
    <w:rsid w:val="00175669"/>
    <w:rsid w:val="00175ADA"/>
    <w:rsid w:val="001814D8"/>
    <w:rsid w:val="00181C5A"/>
    <w:rsid w:val="0018265E"/>
    <w:rsid w:val="00184AD2"/>
    <w:rsid w:val="00184D86"/>
    <w:rsid w:val="001874E0"/>
    <w:rsid w:val="0019002D"/>
    <w:rsid w:val="001906E3"/>
    <w:rsid w:val="001913F2"/>
    <w:rsid w:val="00191941"/>
    <w:rsid w:val="001935DD"/>
    <w:rsid w:val="00193975"/>
    <w:rsid w:val="00194C3C"/>
    <w:rsid w:val="00194E0B"/>
    <w:rsid w:val="001A3EC0"/>
    <w:rsid w:val="001A413C"/>
    <w:rsid w:val="001A5143"/>
    <w:rsid w:val="001A5390"/>
    <w:rsid w:val="001A731E"/>
    <w:rsid w:val="001A79BB"/>
    <w:rsid w:val="001B310A"/>
    <w:rsid w:val="001B3AF7"/>
    <w:rsid w:val="001B3DC7"/>
    <w:rsid w:val="001B4765"/>
    <w:rsid w:val="001B49EA"/>
    <w:rsid w:val="001B4AE3"/>
    <w:rsid w:val="001B6232"/>
    <w:rsid w:val="001B7E85"/>
    <w:rsid w:val="001C10DF"/>
    <w:rsid w:val="001C1905"/>
    <w:rsid w:val="001C6FD5"/>
    <w:rsid w:val="001C725C"/>
    <w:rsid w:val="001C7615"/>
    <w:rsid w:val="001D010E"/>
    <w:rsid w:val="001D1679"/>
    <w:rsid w:val="001D1A33"/>
    <w:rsid w:val="001D1DB8"/>
    <w:rsid w:val="001D35C2"/>
    <w:rsid w:val="001D36A9"/>
    <w:rsid w:val="001D3A0A"/>
    <w:rsid w:val="001D49A4"/>
    <w:rsid w:val="001D569C"/>
    <w:rsid w:val="001D6BB7"/>
    <w:rsid w:val="001D70CF"/>
    <w:rsid w:val="001D7266"/>
    <w:rsid w:val="001D7993"/>
    <w:rsid w:val="001E1D60"/>
    <w:rsid w:val="001E1DD5"/>
    <w:rsid w:val="001E2AE1"/>
    <w:rsid w:val="001E3007"/>
    <w:rsid w:val="001E34BE"/>
    <w:rsid w:val="001E41C5"/>
    <w:rsid w:val="001E59B5"/>
    <w:rsid w:val="001E74E3"/>
    <w:rsid w:val="001F10DC"/>
    <w:rsid w:val="001F2745"/>
    <w:rsid w:val="001F3212"/>
    <w:rsid w:val="001F3238"/>
    <w:rsid w:val="001F389C"/>
    <w:rsid w:val="001F3B38"/>
    <w:rsid w:val="001F3D50"/>
    <w:rsid w:val="001F6D5A"/>
    <w:rsid w:val="001F7371"/>
    <w:rsid w:val="00201685"/>
    <w:rsid w:val="00201A2F"/>
    <w:rsid w:val="002022B2"/>
    <w:rsid w:val="00202C90"/>
    <w:rsid w:val="0020421A"/>
    <w:rsid w:val="00205C0C"/>
    <w:rsid w:val="00205CF7"/>
    <w:rsid w:val="00205DA9"/>
    <w:rsid w:val="00207005"/>
    <w:rsid w:val="00207007"/>
    <w:rsid w:val="0021000C"/>
    <w:rsid w:val="0021115B"/>
    <w:rsid w:val="00213BB3"/>
    <w:rsid w:val="00215999"/>
    <w:rsid w:val="00215AB6"/>
    <w:rsid w:val="00217731"/>
    <w:rsid w:val="0021785D"/>
    <w:rsid w:val="002179E1"/>
    <w:rsid w:val="00217E6F"/>
    <w:rsid w:val="00222275"/>
    <w:rsid w:val="002225AA"/>
    <w:rsid w:val="0022289C"/>
    <w:rsid w:val="002245B6"/>
    <w:rsid w:val="002247C4"/>
    <w:rsid w:val="00224F35"/>
    <w:rsid w:val="00225844"/>
    <w:rsid w:val="002260BA"/>
    <w:rsid w:val="00226C91"/>
    <w:rsid w:val="00232198"/>
    <w:rsid w:val="00232F60"/>
    <w:rsid w:val="00234395"/>
    <w:rsid w:val="00234912"/>
    <w:rsid w:val="0023515A"/>
    <w:rsid w:val="00235D1B"/>
    <w:rsid w:val="00237B4C"/>
    <w:rsid w:val="002407C5"/>
    <w:rsid w:val="002412E2"/>
    <w:rsid w:val="002421AA"/>
    <w:rsid w:val="00243402"/>
    <w:rsid w:val="00243EEE"/>
    <w:rsid w:val="00244A6F"/>
    <w:rsid w:val="00245629"/>
    <w:rsid w:val="00245F79"/>
    <w:rsid w:val="00250B6E"/>
    <w:rsid w:val="00251EDF"/>
    <w:rsid w:val="0025421F"/>
    <w:rsid w:val="00254CA0"/>
    <w:rsid w:val="002557AD"/>
    <w:rsid w:val="00255E83"/>
    <w:rsid w:val="00255E8A"/>
    <w:rsid w:val="002566B9"/>
    <w:rsid w:val="00256A41"/>
    <w:rsid w:val="002572A5"/>
    <w:rsid w:val="00257918"/>
    <w:rsid w:val="002620DD"/>
    <w:rsid w:val="00263DD2"/>
    <w:rsid w:val="002649F5"/>
    <w:rsid w:val="00267630"/>
    <w:rsid w:val="00267F5F"/>
    <w:rsid w:val="00271C03"/>
    <w:rsid w:val="002724BA"/>
    <w:rsid w:val="00272CC8"/>
    <w:rsid w:val="002731AF"/>
    <w:rsid w:val="002758E9"/>
    <w:rsid w:val="0027653F"/>
    <w:rsid w:val="00276D14"/>
    <w:rsid w:val="00281507"/>
    <w:rsid w:val="00285913"/>
    <w:rsid w:val="002865CD"/>
    <w:rsid w:val="00291DDA"/>
    <w:rsid w:val="0029761A"/>
    <w:rsid w:val="00297DA0"/>
    <w:rsid w:val="002A0385"/>
    <w:rsid w:val="002A07F7"/>
    <w:rsid w:val="002A0F02"/>
    <w:rsid w:val="002A1EE1"/>
    <w:rsid w:val="002A375D"/>
    <w:rsid w:val="002A5855"/>
    <w:rsid w:val="002A6F49"/>
    <w:rsid w:val="002B2DB3"/>
    <w:rsid w:val="002B2DCC"/>
    <w:rsid w:val="002B3245"/>
    <w:rsid w:val="002B5A90"/>
    <w:rsid w:val="002B61FF"/>
    <w:rsid w:val="002C41B7"/>
    <w:rsid w:val="002C4C75"/>
    <w:rsid w:val="002C5815"/>
    <w:rsid w:val="002C62B3"/>
    <w:rsid w:val="002C6822"/>
    <w:rsid w:val="002C7088"/>
    <w:rsid w:val="002C71F7"/>
    <w:rsid w:val="002C77E6"/>
    <w:rsid w:val="002D066F"/>
    <w:rsid w:val="002D1B4C"/>
    <w:rsid w:val="002D1D55"/>
    <w:rsid w:val="002D2CDB"/>
    <w:rsid w:val="002D3281"/>
    <w:rsid w:val="002D3ABC"/>
    <w:rsid w:val="002D4108"/>
    <w:rsid w:val="002D4872"/>
    <w:rsid w:val="002D77E4"/>
    <w:rsid w:val="002D7A73"/>
    <w:rsid w:val="002E0627"/>
    <w:rsid w:val="002E1DB6"/>
    <w:rsid w:val="002F3187"/>
    <w:rsid w:val="002F3DE8"/>
    <w:rsid w:val="002F4089"/>
    <w:rsid w:val="002F552B"/>
    <w:rsid w:val="002F7768"/>
    <w:rsid w:val="002F7EDF"/>
    <w:rsid w:val="00301EF0"/>
    <w:rsid w:val="003027EE"/>
    <w:rsid w:val="003028E4"/>
    <w:rsid w:val="0030296E"/>
    <w:rsid w:val="00303701"/>
    <w:rsid w:val="003040E2"/>
    <w:rsid w:val="00304CA5"/>
    <w:rsid w:val="00305906"/>
    <w:rsid w:val="0030664D"/>
    <w:rsid w:val="00311644"/>
    <w:rsid w:val="0031226B"/>
    <w:rsid w:val="0031579B"/>
    <w:rsid w:val="003157C4"/>
    <w:rsid w:val="00317330"/>
    <w:rsid w:val="003200C2"/>
    <w:rsid w:val="003205EF"/>
    <w:rsid w:val="00320738"/>
    <w:rsid w:val="0032090A"/>
    <w:rsid w:val="00320AE8"/>
    <w:rsid w:val="00320F6C"/>
    <w:rsid w:val="00321EEA"/>
    <w:rsid w:val="00322C7E"/>
    <w:rsid w:val="0032511D"/>
    <w:rsid w:val="00325B0E"/>
    <w:rsid w:val="0032640F"/>
    <w:rsid w:val="00327D09"/>
    <w:rsid w:val="00330431"/>
    <w:rsid w:val="003309E1"/>
    <w:rsid w:val="003352C4"/>
    <w:rsid w:val="00336510"/>
    <w:rsid w:val="00337679"/>
    <w:rsid w:val="00340FF2"/>
    <w:rsid w:val="003455B1"/>
    <w:rsid w:val="00346753"/>
    <w:rsid w:val="00346A66"/>
    <w:rsid w:val="00346E16"/>
    <w:rsid w:val="0034710F"/>
    <w:rsid w:val="00347726"/>
    <w:rsid w:val="00347F56"/>
    <w:rsid w:val="0035079C"/>
    <w:rsid w:val="00350EA1"/>
    <w:rsid w:val="003530A0"/>
    <w:rsid w:val="00353548"/>
    <w:rsid w:val="003536EC"/>
    <w:rsid w:val="003539E0"/>
    <w:rsid w:val="00360BF1"/>
    <w:rsid w:val="00360CB7"/>
    <w:rsid w:val="00361755"/>
    <w:rsid w:val="00366655"/>
    <w:rsid w:val="0037277A"/>
    <w:rsid w:val="00377F9C"/>
    <w:rsid w:val="0038182A"/>
    <w:rsid w:val="00381870"/>
    <w:rsid w:val="00381F51"/>
    <w:rsid w:val="00382EAD"/>
    <w:rsid w:val="0038592A"/>
    <w:rsid w:val="0038757B"/>
    <w:rsid w:val="0039102D"/>
    <w:rsid w:val="00391152"/>
    <w:rsid w:val="00391917"/>
    <w:rsid w:val="00391D38"/>
    <w:rsid w:val="00393008"/>
    <w:rsid w:val="00393512"/>
    <w:rsid w:val="0039411E"/>
    <w:rsid w:val="00397063"/>
    <w:rsid w:val="003973C8"/>
    <w:rsid w:val="003975DF"/>
    <w:rsid w:val="003A1C15"/>
    <w:rsid w:val="003A32B0"/>
    <w:rsid w:val="003A48D6"/>
    <w:rsid w:val="003B012B"/>
    <w:rsid w:val="003B1800"/>
    <w:rsid w:val="003B2BBF"/>
    <w:rsid w:val="003B4693"/>
    <w:rsid w:val="003B59EE"/>
    <w:rsid w:val="003B5DB3"/>
    <w:rsid w:val="003B61D1"/>
    <w:rsid w:val="003B629D"/>
    <w:rsid w:val="003C04D9"/>
    <w:rsid w:val="003C132A"/>
    <w:rsid w:val="003C248C"/>
    <w:rsid w:val="003C2C0F"/>
    <w:rsid w:val="003C48DC"/>
    <w:rsid w:val="003C5EC0"/>
    <w:rsid w:val="003C6434"/>
    <w:rsid w:val="003D1806"/>
    <w:rsid w:val="003D2E5C"/>
    <w:rsid w:val="003D2EE8"/>
    <w:rsid w:val="003D3A0C"/>
    <w:rsid w:val="003D4984"/>
    <w:rsid w:val="003E02D6"/>
    <w:rsid w:val="003E0D83"/>
    <w:rsid w:val="003E4161"/>
    <w:rsid w:val="003E5C87"/>
    <w:rsid w:val="003E6D56"/>
    <w:rsid w:val="003E7254"/>
    <w:rsid w:val="003E7702"/>
    <w:rsid w:val="003E7A8D"/>
    <w:rsid w:val="003F3506"/>
    <w:rsid w:val="003F3A38"/>
    <w:rsid w:val="003F50EB"/>
    <w:rsid w:val="003F5664"/>
    <w:rsid w:val="003F71BC"/>
    <w:rsid w:val="003F73B2"/>
    <w:rsid w:val="0040101F"/>
    <w:rsid w:val="00402080"/>
    <w:rsid w:val="00403BD6"/>
    <w:rsid w:val="004040AA"/>
    <w:rsid w:val="00406050"/>
    <w:rsid w:val="0040655E"/>
    <w:rsid w:val="0041001D"/>
    <w:rsid w:val="004103CC"/>
    <w:rsid w:val="00410431"/>
    <w:rsid w:val="004107B0"/>
    <w:rsid w:val="00414047"/>
    <w:rsid w:val="00415100"/>
    <w:rsid w:val="0042048F"/>
    <w:rsid w:val="00422526"/>
    <w:rsid w:val="004251EC"/>
    <w:rsid w:val="004278F4"/>
    <w:rsid w:val="004310EB"/>
    <w:rsid w:val="00431B5B"/>
    <w:rsid w:val="004331E4"/>
    <w:rsid w:val="00433342"/>
    <w:rsid w:val="00433CA4"/>
    <w:rsid w:val="004341C0"/>
    <w:rsid w:val="0043458C"/>
    <w:rsid w:val="00435836"/>
    <w:rsid w:val="00436FA1"/>
    <w:rsid w:val="004370FE"/>
    <w:rsid w:val="00437C16"/>
    <w:rsid w:val="004400C8"/>
    <w:rsid w:val="0044014A"/>
    <w:rsid w:val="004401B1"/>
    <w:rsid w:val="00440DD0"/>
    <w:rsid w:val="004418DE"/>
    <w:rsid w:val="00441F33"/>
    <w:rsid w:val="004428CD"/>
    <w:rsid w:val="00442948"/>
    <w:rsid w:val="0044344E"/>
    <w:rsid w:val="00443C40"/>
    <w:rsid w:val="00452A4C"/>
    <w:rsid w:val="00453721"/>
    <w:rsid w:val="00453A4B"/>
    <w:rsid w:val="004546DE"/>
    <w:rsid w:val="00456415"/>
    <w:rsid w:val="00457E32"/>
    <w:rsid w:val="00460406"/>
    <w:rsid w:val="00460774"/>
    <w:rsid w:val="00461904"/>
    <w:rsid w:val="00461F23"/>
    <w:rsid w:val="00463622"/>
    <w:rsid w:val="004645DA"/>
    <w:rsid w:val="00467378"/>
    <w:rsid w:val="0047198A"/>
    <w:rsid w:val="004720C6"/>
    <w:rsid w:val="0047262E"/>
    <w:rsid w:val="00472694"/>
    <w:rsid w:val="00475ED8"/>
    <w:rsid w:val="004806AC"/>
    <w:rsid w:val="00480B41"/>
    <w:rsid w:val="0048121C"/>
    <w:rsid w:val="004821D1"/>
    <w:rsid w:val="00482D21"/>
    <w:rsid w:val="00483280"/>
    <w:rsid w:val="00484503"/>
    <w:rsid w:val="00493193"/>
    <w:rsid w:val="004A0F6E"/>
    <w:rsid w:val="004A1C6C"/>
    <w:rsid w:val="004A2149"/>
    <w:rsid w:val="004A3702"/>
    <w:rsid w:val="004A3AEE"/>
    <w:rsid w:val="004B1555"/>
    <w:rsid w:val="004B3744"/>
    <w:rsid w:val="004B404B"/>
    <w:rsid w:val="004B49E7"/>
    <w:rsid w:val="004B532C"/>
    <w:rsid w:val="004B5BF7"/>
    <w:rsid w:val="004B603B"/>
    <w:rsid w:val="004B7045"/>
    <w:rsid w:val="004B7A71"/>
    <w:rsid w:val="004C0805"/>
    <w:rsid w:val="004C1942"/>
    <w:rsid w:val="004C2530"/>
    <w:rsid w:val="004C27C4"/>
    <w:rsid w:val="004C5DBB"/>
    <w:rsid w:val="004C5EE3"/>
    <w:rsid w:val="004D2F21"/>
    <w:rsid w:val="004D33F8"/>
    <w:rsid w:val="004E0AA6"/>
    <w:rsid w:val="004E0C6F"/>
    <w:rsid w:val="004E1C99"/>
    <w:rsid w:val="004E26F9"/>
    <w:rsid w:val="004E4F1A"/>
    <w:rsid w:val="004E537D"/>
    <w:rsid w:val="004E7040"/>
    <w:rsid w:val="004E7641"/>
    <w:rsid w:val="004F1A58"/>
    <w:rsid w:val="004F2494"/>
    <w:rsid w:val="004F368C"/>
    <w:rsid w:val="004F5A5F"/>
    <w:rsid w:val="004F5DE7"/>
    <w:rsid w:val="004F6C1A"/>
    <w:rsid w:val="004F7EFC"/>
    <w:rsid w:val="00500C4A"/>
    <w:rsid w:val="0050106C"/>
    <w:rsid w:val="00501981"/>
    <w:rsid w:val="005035D0"/>
    <w:rsid w:val="00505532"/>
    <w:rsid w:val="00510280"/>
    <w:rsid w:val="00510645"/>
    <w:rsid w:val="00511D06"/>
    <w:rsid w:val="00515F88"/>
    <w:rsid w:val="0051660D"/>
    <w:rsid w:val="005171D8"/>
    <w:rsid w:val="00517D23"/>
    <w:rsid w:val="005211A6"/>
    <w:rsid w:val="005225DD"/>
    <w:rsid w:val="005226A5"/>
    <w:rsid w:val="00522E71"/>
    <w:rsid w:val="005230FE"/>
    <w:rsid w:val="00524D3C"/>
    <w:rsid w:val="00525649"/>
    <w:rsid w:val="0052585E"/>
    <w:rsid w:val="0052600E"/>
    <w:rsid w:val="00526C6C"/>
    <w:rsid w:val="00532D46"/>
    <w:rsid w:val="00533B04"/>
    <w:rsid w:val="00535988"/>
    <w:rsid w:val="005359A7"/>
    <w:rsid w:val="005379E4"/>
    <w:rsid w:val="0054121A"/>
    <w:rsid w:val="00541A23"/>
    <w:rsid w:val="00541D7B"/>
    <w:rsid w:val="005424C5"/>
    <w:rsid w:val="00542867"/>
    <w:rsid w:val="00542DDE"/>
    <w:rsid w:val="00545F25"/>
    <w:rsid w:val="0054704E"/>
    <w:rsid w:val="00547593"/>
    <w:rsid w:val="00551DE8"/>
    <w:rsid w:val="00553A44"/>
    <w:rsid w:val="00553F88"/>
    <w:rsid w:val="00555B82"/>
    <w:rsid w:val="005578B3"/>
    <w:rsid w:val="0056100C"/>
    <w:rsid w:val="0056222C"/>
    <w:rsid w:val="005648FE"/>
    <w:rsid w:val="005651F2"/>
    <w:rsid w:val="005716A2"/>
    <w:rsid w:val="00572C56"/>
    <w:rsid w:val="005734AF"/>
    <w:rsid w:val="00573C21"/>
    <w:rsid w:val="00575CB3"/>
    <w:rsid w:val="005760E5"/>
    <w:rsid w:val="00576DAC"/>
    <w:rsid w:val="00584238"/>
    <w:rsid w:val="00584913"/>
    <w:rsid w:val="00585045"/>
    <w:rsid w:val="00586020"/>
    <w:rsid w:val="00587206"/>
    <w:rsid w:val="00587BC1"/>
    <w:rsid w:val="00587BC4"/>
    <w:rsid w:val="00590932"/>
    <w:rsid w:val="00590C39"/>
    <w:rsid w:val="00592D11"/>
    <w:rsid w:val="005932BD"/>
    <w:rsid w:val="005949E5"/>
    <w:rsid w:val="005A1D1B"/>
    <w:rsid w:val="005A3D02"/>
    <w:rsid w:val="005A5807"/>
    <w:rsid w:val="005A6748"/>
    <w:rsid w:val="005B066E"/>
    <w:rsid w:val="005B177F"/>
    <w:rsid w:val="005B17DF"/>
    <w:rsid w:val="005B2645"/>
    <w:rsid w:val="005B4401"/>
    <w:rsid w:val="005B46B6"/>
    <w:rsid w:val="005B56E3"/>
    <w:rsid w:val="005B5B5A"/>
    <w:rsid w:val="005C231D"/>
    <w:rsid w:val="005C3EA1"/>
    <w:rsid w:val="005D02D5"/>
    <w:rsid w:val="005D1A45"/>
    <w:rsid w:val="005D2AA9"/>
    <w:rsid w:val="005D39CA"/>
    <w:rsid w:val="005D4AC1"/>
    <w:rsid w:val="005D5455"/>
    <w:rsid w:val="005D6116"/>
    <w:rsid w:val="005D6CE2"/>
    <w:rsid w:val="005D71B9"/>
    <w:rsid w:val="005D71FE"/>
    <w:rsid w:val="005D73D9"/>
    <w:rsid w:val="005D799B"/>
    <w:rsid w:val="005D7A8D"/>
    <w:rsid w:val="005E2C25"/>
    <w:rsid w:val="005E32AC"/>
    <w:rsid w:val="005E33D5"/>
    <w:rsid w:val="005E40F3"/>
    <w:rsid w:val="005E4B9F"/>
    <w:rsid w:val="005E57D4"/>
    <w:rsid w:val="005E6F55"/>
    <w:rsid w:val="005F2FBC"/>
    <w:rsid w:val="005F38F9"/>
    <w:rsid w:val="005F5EFA"/>
    <w:rsid w:val="005F771B"/>
    <w:rsid w:val="0060175E"/>
    <w:rsid w:val="00603B4E"/>
    <w:rsid w:val="006052B0"/>
    <w:rsid w:val="00605BD5"/>
    <w:rsid w:val="00605E8E"/>
    <w:rsid w:val="00610C0C"/>
    <w:rsid w:val="00611283"/>
    <w:rsid w:val="00611D76"/>
    <w:rsid w:val="00612A45"/>
    <w:rsid w:val="00614436"/>
    <w:rsid w:val="0061551E"/>
    <w:rsid w:val="0061680E"/>
    <w:rsid w:val="00616C3C"/>
    <w:rsid w:val="00617F77"/>
    <w:rsid w:val="006212BE"/>
    <w:rsid w:val="00622AF5"/>
    <w:rsid w:val="00622CC4"/>
    <w:rsid w:val="00625635"/>
    <w:rsid w:val="00625AA1"/>
    <w:rsid w:val="00627200"/>
    <w:rsid w:val="00627829"/>
    <w:rsid w:val="00631B75"/>
    <w:rsid w:val="0063314C"/>
    <w:rsid w:val="00633408"/>
    <w:rsid w:val="00634F78"/>
    <w:rsid w:val="0063601D"/>
    <w:rsid w:val="00636E0D"/>
    <w:rsid w:val="00637944"/>
    <w:rsid w:val="00640C92"/>
    <w:rsid w:val="00642BC5"/>
    <w:rsid w:val="0064331C"/>
    <w:rsid w:val="0064387A"/>
    <w:rsid w:val="00646BF3"/>
    <w:rsid w:val="0064753A"/>
    <w:rsid w:val="00647E6E"/>
    <w:rsid w:val="0065103A"/>
    <w:rsid w:val="006528F7"/>
    <w:rsid w:val="00653849"/>
    <w:rsid w:val="0065676B"/>
    <w:rsid w:val="00656FC7"/>
    <w:rsid w:val="00657226"/>
    <w:rsid w:val="00657A5D"/>
    <w:rsid w:val="00660532"/>
    <w:rsid w:val="00663D68"/>
    <w:rsid w:val="00664518"/>
    <w:rsid w:val="00665475"/>
    <w:rsid w:val="00666D80"/>
    <w:rsid w:val="00666E78"/>
    <w:rsid w:val="0066778F"/>
    <w:rsid w:val="00670427"/>
    <w:rsid w:val="00671CF8"/>
    <w:rsid w:val="00671FB5"/>
    <w:rsid w:val="00672B85"/>
    <w:rsid w:val="006757EB"/>
    <w:rsid w:val="006759C0"/>
    <w:rsid w:val="006764CF"/>
    <w:rsid w:val="006771CD"/>
    <w:rsid w:val="0068185A"/>
    <w:rsid w:val="00683651"/>
    <w:rsid w:val="00683861"/>
    <w:rsid w:val="006906C6"/>
    <w:rsid w:val="00690AA6"/>
    <w:rsid w:val="00691DBA"/>
    <w:rsid w:val="0069303C"/>
    <w:rsid w:val="0069453A"/>
    <w:rsid w:val="006976C7"/>
    <w:rsid w:val="006A0000"/>
    <w:rsid w:val="006A39AB"/>
    <w:rsid w:val="006A47FF"/>
    <w:rsid w:val="006A4AB2"/>
    <w:rsid w:val="006B13CA"/>
    <w:rsid w:val="006B3758"/>
    <w:rsid w:val="006B4445"/>
    <w:rsid w:val="006B6D2A"/>
    <w:rsid w:val="006C007E"/>
    <w:rsid w:val="006C1E23"/>
    <w:rsid w:val="006C272F"/>
    <w:rsid w:val="006C2EBF"/>
    <w:rsid w:val="006C3758"/>
    <w:rsid w:val="006C5501"/>
    <w:rsid w:val="006C5D7D"/>
    <w:rsid w:val="006C66BF"/>
    <w:rsid w:val="006C7359"/>
    <w:rsid w:val="006C7442"/>
    <w:rsid w:val="006C7F0F"/>
    <w:rsid w:val="006D1A26"/>
    <w:rsid w:val="006E004A"/>
    <w:rsid w:val="006E42FB"/>
    <w:rsid w:val="006E7B1D"/>
    <w:rsid w:val="006F005C"/>
    <w:rsid w:val="006F1138"/>
    <w:rsid w:val="006F1659"/>
    <w:rsid w:val="006F367C"/>
    <w:rsid w:val="006F4822"/>
    <w:rsid w:val="006F5763"/>
    <w:rsid w:val="006F68F1"/>
    <w:rsid w:val="006F7EAF"/>
    <w:rsid w:val="00703A8C"/>
    <w:rsid w:val="007040B0"/>
    <w:rsid w:val="00705AD6"/>
    <w:rsid w:val="00706B96"/>
    <w:rsid w:val="00707A7C"/>
    <w:rsid w:val="00710EB4"/>
    <w:rsid w:val="00711795"/>
    <w:rsid w:val="007118CE"/>
    <w:rsid w:val="00712128"/>
    <w:rsid w:val="0071314A"/>
    <w:rsid w:val="00716230"/>
    <w:rsid w:val="00716C55"/>
    <w:rsid w:val="007220E7"/>
    <w:rsid w:val="007238C7"/>
    <w:rsid w:val="00723EB4"/>
    <w:rsid w:val="00724E43"/>
    <w:rsid w:val="00727C5F"/>
    <w:rsid w:val="00730679"/>
    <w:rsid w:val="00731062"/>
    <w:rsid w:val="00732E6B"/>
    <w:rsid w:val="00733554"/>
    <w:rsid w:val="007356C4"/>
    <w:rsid w:val="007367BF"/>
    <w:rsid w:val="0074184E"/>
    <w:rsid w:val="00743E36"/>
    <w:rsid w:val="00751FB1"/>
    <w:rsid w:val="00752059"/>
    <w:rsid w:val="00752770"/>
    <w:rsid w:val="00754648"/>
    <w:rsid w:val="007557F8"/>
    <w:rsid w:val="00760F0C"/>
    <w:rsid w:val="00761997"/>
    <w:rsid w:val="00762643"/>
    <w:rsid w:val="00762931"/>
    <w:rsid w:val="0076608F"/>
    <w:rsid w:val="00766D81"/>
    <w:rsid w:val="007676DC"/>
    <w:rsid w:val="00773528"/>
    <w:rsid w:val="00774113"/>
    <w:rsid w:val="00775BB8"/>
    <w:rsid w:val="00776CBF"/>
    <w:rsid w:val="007774B4"/>
    <w:rsid w:val="007801F8"/>
    <w:rsid w:val="00780C4E"/>
    <w:rsid w:val="00781195"/>
    <w:rsid w:val="00782E25"/>
    <w:rsid w:val="0078515B"/>
    <w:rsid w:val="007869FE"/>
    <w:rsid w:val="00787469"/>
    <w:rsid w:val="00787A23"/>
    <w:rsid w:val="007901F5"/>
    <w:rsid w:val="00790B30"/>
    <w:rsid w:val="00791556"/>
    <w:rsid w:val="007928D4"/>
    <w:rsid w:val="00792AF6"/>
    <w:rsid w:val="0079334A"/>
    <w:rsid w:val="007934CB"/>
    <w:rsid w:val="00793FA4"/>
    <w:rsid w:val="007964C1"/>
    <w:rsid w:val="0079697D"/>
    <w:rsid w:val="007975CE"/>
    <w:rsid w:val="00797E03"/>
    <w:rsid w:val="007A1607"/>
    <w:rsid w:val="007A31BF"/>
    <w:rsid w:val="007A3D27"/>
    <w:rsid w:val="007A5786"/>
    <w:rsid w:val="007A5A83"/>
    <w:rsid w:val="007B3F60"/>
    <w:rsid w:val="007B582D"/>
    <w:rsid w:val="007B5A46"/>
    <w:rsid w:val="007B5E42"/>
    <w:rsid w:val="007B5ED5"/>
    <w:rsid w:val="007B6C03"/>
    <w:rsid w:val="007C0912"/>
    <w:rsid w:val="007C0ADC"/>
    <w:rsid w:val="007C10ED"/>
    <w:rsid w:val="007C1F6F"/>
    <w:rsid w:val="007C3503"/>
    <w:rsid w:val="007C491D"/>
    <w:rsid w:val="007C5909"/>
    <w:rsid w:val="007C6590"/>
    <w:rsid w:val="007C7714"/>
    <w:rsid w:val="007D09C9"/>
    <w:rsid w:val="007D14D8"/>
    <w:rsid w:val="007D569D"/>
    <w:rsid w:val="007D6BEA"/>
    <w:rsid w:val="007D79B5"/>
    <w:rsid w:val="007E0287"/>
    <w:rsid w:val="007E1272"/>
    <w:rsid w:val="007E239E"/>
    <w:rsid w:val="007E2424"/>
    <w:rsid w:val="007E283D"/>
    <w:rsid w:val="007E41B2"/>
    <w:rsid w:val="007E58CE"/>
    <w:rsid w:val="007E77D7"/>
    <w:rsid w:val="007F0C54"/>
    <w:rsid w:val="007F16AA"/>
    <w:rsid w:val="007F556B"/>
    <w:rsid w:val="007F5CF5"/>
    <w:rsid w:val="007F6761"/>
    <w:rsid w:val="007F6EFB"/>
    <w:rsid w:val="0080124B"/>
    <w:rsid w:val="00801362"/>
    <w:rsid w:val="00801FEA"/>
    <w:rsid w:val="00802FDD"/>
    <w:rsid w:val="008056A0"/>
    <w:rsid w:val="00806753"/>
    <w:rsid w:val="00806D04"/>
    <w:rsid w:val="008124BC"/>
    <w:rsid w:val="00816368"/>
    <w:rsid w:val="008203A8"/>
    <w:rsid w:val="0082189C"/>
    <w:rsid w:val="00822FDC"/>
    <w:rsid w:val="00823401"/>
    <w:rsid w:val="00824D5A"/>
    <w:rsid w:val="00825190"/>
    <w:rsid w:val="00825DAA"/>
    <w:rsid w:val="0082607F"/>
    <w:rsid w:val="00827623"/>
    <w:rsid w:val="00830147"/>
    <w:rsid w:val="00833F71"/>
    <w:rsid w:val="0083450F"/>
    <w:rsid w:val="0083569B"/>
    <w:rsid w:val="00840579"/>
    <w:rsid w:val="00840940"/>
    <w:rsid w:val="008409AE"/>
    <w:rsid w:val="00841590"/>
    <w:rsid w:val="00842104"/>
    <w:rsid w:val="00844936"/>
    <w:rsid w:val="008471B5"/>
    <w:rsid w:val="008507EE"/>
    <w:rsid w:val="00850FB1"/>
    <w:rsid w:val="00851B16"/>
    <w:rsid w:val="008525F6"/>
    <w:rsid w:val="00852808"/>
    <w:rsid w:val="00855C3F"/>
    <w:rsid w:val="00861636"/>
    <w:rsid w:val="00862105"/>
    <w:rsid w:val="0086231C"/>
    <w:rsid w:val="00862D44"/>
    <w:rsid w:val="00864B2A"/>
    <w:rsid w:val="008658B2"/>
    <w:rsid w:val="00865A69"/>
    <w:rsid w:val="008668C9"/>
    <w:rsid w:val="00866C5D"/>
    <w:rsid w:val="00867620"/>
    <w:rsid w:val="00870D81"/>
    <w:rsid w:val="00871643"/>
    <w:rsid w:val="00873473"/>
    <w:rsid w:val="008741B0"/>
    <w:rsid w:val="008745BA"/>
    <w:rsid w:val="008756D6"/>
    <w:rsid w:val="00882109"/>
    <w:rsid w:val="0088212F"/>
    <w:rsid w:val="00883622"/>
    <w:rsid w:val="00883AF0"/>
    <w:rsid w:val="00887282"/>
    <w:rsid w:val="008876CF"/>
    <w:rsid w:val="00890356"/>
    <w:rsid w:val="008921A3"/>
    <w:rsid w:val="0089254A"/>
    <w:rsid w:val="00892860"/>
    <w:rsid w:val="00893819"/>
    <w:rsid w:val="008949AF"/>
    <w:rsid w:val="00894F6C"/>
    <w:rsid w:val="0089645B"/>
    <w:rsid w:val="00897488"/>
    <w:rsid w:val="00897A85"/>
    <w:rsid w:val="00897AFF"/>
    <w:rsid w:val="008A4B69"/>
    <w:rsid w:val="008A760A"/>
    <w:rsid w:val="008A7B50"/>
    <w:rsid w:val="008B00A6"/>
    <w:rsid w:val="008B18BE"/>
    <w:rsid w:val="008B2380"/>
    <w:rsid w:val="008B4B15"/>
    <w:rsid w:val="008B53C1"/>
    <w:rsid w:val="008B67FC"/>
    <w:rsid w:val="008B7D3D"/>
    <w:rsid w:val="008B7F55"/>
    <w:rsid w:val="008C0DCF"/>
    <w:rsid w:val="008C3997"/>
    <w:rsid w:val="008C5667"/>
    <w:rsid w:val="008C7985"/>
    <w:rsid w:val="008C7B30"/>
    <w:rsid w:val="008D1B10"/>
    <w:rsid w:val="008D235B"/>
    <w:rsid w:val="008D2633"/>
    <w:rsid w:val="008D2C54"/>
    <w:rsid w:val="008D46D9"/>
    <w:rsid w:val="008D6246"/>
    <w:rsid w:val="008D65B8"/>
    <w:rsid w:val="008D66A7"/>
    <w:rsid w:val="008D7902"/>
    <w:rsid w:val="008E10F2"/>
    <w:rsid w:val="008E13AB"/>
    <w:rsid w:val="008E2F44"/>
    <w:rsid w:val="008E3161"/>
    <w:rsid w:val="008E58CB"/>
    <w:rsid w:val="008E66F0"/>
    <w:rsid w:val="008E68D5"/>
    <w:rsid w:val="008F00A8"/>
    <w:rsid w:val="008F2529"/>
    <w:rsid w:val="008F45EA"/>
    <w:rsid w:val="008F7AA0"/>
    <w:rsid w:val="009001A7"/>
    <w:rsid w:val="0090074C"/>
    <w:rsid w:val="00900DED"/>
    <w:rsid w:val="0090148F"/>
    <w:rsid w:val="009018C3"/>
    <w:rsid w:val="00901B90"/>
    <w:rsid w:val="009052C0"/>
    <w:rsid w:val="00905516"/>
    <w:rsid w:val="00910070"/>
    <w:rsid w:val="009144AD"/>
    <w:rsid w:val="00915ABA"/>
    <w:rsid w:val="009175A8"/>
    <w:rsid w:val="00920E3D"/>
    <w:rsid w:val="00921501"/>
    <w:rsid w:val="00922FB3"/>
    <w:rsid w:val="0092417F"/>
    <w:rsid w:val="00924AD1"/>
    <w:rsid w:val="009274F3"/>
    <w:rsid w:val="00930D47"/>
    <w:rsid w:val="00931931"/>
    <w:rsid w:val="00932C75"/>
    <w:rsid w:val="00940DEB"/>
    <w:rsid w:val="009419CE"/>
    <w:rsid w:val="0094654F"/>
    <w:rsid w:val="00950C28"/>
    <w:rsid w:val="00950D14"/>
    <w:rsid w:val="00951CC0"/>
    <w:rsid w:val="00954F6C"/>
    <w:rsid w:val="009567F1"/>
    <w:rsid w:val="00957278"/>
    <w:rsid w:val="00960A82"/>
    <w:rsid w:val="00964D1E"/>
    <w:rsid w:val="00964EE7"/>
    <w:rsid w:val="0097056F"/>
    <w:rsid w:val="00970DCE"/>
    <w:rsid w:val="00972E0F"/>
    <w:rsid w:val="00973658"/>
    <w:rsid w:val="00973F69"/>
    <w:rsid w:val="009759E3"/>
    <w:rsid w:val="00975DA1"/>
    <w:rsid w:val="0098025A"/>
    <w:rsid w:val="009814AF"/>
    <w:rsid w:val="009818F7"/>
    <w:rsid w:val="009845E6"/>
    <w:rsid w:val="009920BC"/>
    <w:rsid w:val="00992528"/>
    <w:rsid w:val="00994628"/>
    <w:rsid w:val="00996D30"/>
    <w:rsid w:val="00996E74"/>
    <w:rsid w:val="00997563"/>
    <w:rsid w:val="00997690"/>
    <w:rsid w:val="009A0486"/>
    <w:rsid w:val="009A0DE2"/>
    <w:rsid w:val="009A2197"/>
    <w:rsid w:val="009A6290"/>
    <w:rsid w:val="009A66CE"/>
    <w:rsid w:val="009B1391"/>
    <w:rsid w:val="009B35C3"/>
    <w:rsid w:val="009B520B"/>
    <w:rsid w:val="009B5F51"/>
    <w:rsid w:val="009B6B0D"/>
    <w:rsid w:val="009B6D8E"/>
    <w:rsid w:val="009C07B7"/>
    <w:rsid w:val="009C5403"/>
    <w:rsid w:val="009C674D"/>
    <w:rsid w:val="009C6E32"/>
    <w:rsid w:val="009D04F0"/>
    <w:rsid w:val="009D06FD"/>
    <w:rsid w:val="009D2153"/>
    <w:rsid w:val="009D2EF5"/>
    <w:rsid w:val="009D506E"/>
    <w:rsid w:val="009D52B4"/>
    <w:rsid w:val="009D542C"/>
    <w:rsid w:val="009D6254"/>
    <w:rsid w:val="009E2416"/>
    <w:rsid w:val="009E27D2"/>
    <w:rsid w:val="009E33DB"/>
    <w:rsid w:val="009E7ABC"/>
    <w:rsid w:val="009E7FA9"/>
    <w:rsid w:val="009F18D8"/>
    <w:rsid w:val="009F1B51"/>
    <w:rsid w:val="009F2193"/>
    <w:rsid w:val="009F2482"/>
    <w:rsid w:val="009F44EB"/>
    <w:rsid w:val="009F47A3"/>
    <w:rsid w:val="009F75BE"/>
    <w:rsid w:val="00A00489"/>
    <w:rsid w:val="00A02DD6"/>
    <w:rsid w:val="00A06BFD"/>
    <w:rsid w:val="00A0794E"/>
    <w:rsid w:val="00A1173A"/>
    <w:rsid w:val="00A12557"/>
    <w:rsid w:val="00A17E9A"/>
    <w:rsid w:val="00A20F96"/>
    <w:rsid w:val="00A20FF0"/>
    <w:rsid w:val="00A21467"/>
    <w:rsid w:val="00A217F7"/>
    <w:rsid w:val="00A2232C"/>
    <w:rsid w:val="00A2389C"/>
    <w:rsid w:val="00A24847"/>
    <w:rsid w:val="00A275FA"/>
    <w:rsid w:val="00A2768E"/>
    <w:rsid w:val="00A27781"/>
    <w:rsid w:val="00A3201A"/>
    <w:rsid w:val="00A328ED"/>
    <w:rsid w:val="00A35FD4"/>
    <w:rsid w:val="00A371A7"/>
    <w:rsid w:val="00A40199"/>
    <w:rsid w:val="00A43D7C"/>
    <w:rsid w:val="00A460FC"/>
    <w:rsid w:val="00A46BA2"/>
    <w:rsid w:val="00A5184F"/>
    <w:rsid w:val="00A5249F"/>
    <w:rsid w:val="00A5308D"/>
    <w:rsid w:val="00A5330F"/>
    <w:rsid w:val="00A547C9"/>
    <w:rsid w:val="00A5604F"/>
    <w:rsid w:val="00A611F7"/>
    <w:rsid w:val="00A63C2A"/>
    <w:rsid w:val="00A64077"/>
    <w:rsid w:val="00A6499A"/>
    <w:rsid w:val="00A64CD7"/>
    <w:rsid w:val="00A659BA"/>
    <w:rsid w:val="00A67FA8"/>
    <w:rsid w:val="00A71B2F"/>
    <w:rsid w:val="00A72493"/>
    <w:rsid w:val="00A73403"/>
    <w:rsid w:val="00A739E8"/>
    <w:rsid w:val="00A75437"/>
    <w:rsid w:val="00A75CFD"/>
    <w:rsid w:val="00A76A40"/>
    <w:rsid w:val="00A76D33"/>
    <w:rsid w:val="00A80985"/>
    <w:rsid w:val="00A81276"/>
    <w:rsid w:val="00A848DB"/>
    <w:rsid w:val="00A870E2"/>
    <w:rsid w:val="00A903A5"/>
    <w:rsid w:val="00A91C9E"/>
    <w:rsid w:val="00A92637"/>
    <w:rsid w:val="00A93B5C"/>
    <w:rsid w:val="00A96CDF"/>
    <w:rsid w:val="00A97A13"/>
    <w:rsid w:val="00AA00E1"/>
    <w:rsid w:val="00AA1087"/>
    <w:rsid w:val="00AA3667"/>
    <w:rsid w:val="00AA3A76"/>
    <w:rsid w:val="00AA514E"/>
    <w:rsid w:val="00AA54DF"/>
    <w:rsid w:val="00AA7648"/>
    <w:rsid w:val="00AA7F51"/>
    <w:rsid w:val="00AB050B"/>
    <w:rsid w:val="00AB2056"/>
    <w:rsid w:val="00AB2D4B"/>
    <w:rsid w:val="00AB2DEB"/>
    <w:rsid w:val="00AB3DD5"/>
    <w:rsid w:val="00AB4227"/>
    <w:rsid w:val="00AC0A59"/>
    <w:rsid w:val="00AC1085"/>
    <w:rsid w:val="00AC1519"/>
    <w:rsid w:val="00AC3A26"/>
    <w:rsid w:val="00AC6D4B"/>
    <w:rsid w:val="00AD3BBA"/>
    <w:rsid w:val="00AD41AA"/>
    <w:rsid w:val="00AD475F"/>
    <w:rsid w:val="00AD629E"/>
    <w:rsid w:val="00AD69AF"/>
    <w:rsid w:val="00AD6E05"/>
    <w:rsid w:val="00AE298A"/>
    <w:rsid w:val="00AE38AD"/>
    <w:rsid w:val="00AE5205"/>
    <w:rsid w:val="00AE550C"/>
    <w:rsid w:val="00AE7CAC"/>
    <w:rsid w:val="00AF0BDD"/>
    <w:rsid w:val="00AF3473"/>
    <w:rsid w:val="00AF4136"/>
    <w:rsid w:val="00AF5A27"/>
    <w:rsid w:val="00AF5FD4"/>
    <w:rsid w:val="00B01685"/>
    <w:rsid w:val="00B03097"/>
    <w:rsid w:val="00B05A61"/>
    <w:rsid w:val="00B06E1D"/>
    <w:rsid w:val="00B10CDC"/>
    <w:rsid w:val="00B10F1C"/>
    <w:rsid w:val="00B1238A"/>
    <w:rsid w:val="00B1243B"/>
    <w:rsid w:val="00B156A9"/>
    <w:rsid w:val="00B16F44"/>
    <w:rsid w:val="00B17D2A"/>
    <w:rsid w:val="00B20E71"/>
    <w:rsid w:val="00B2193A"/>
    <w:rsid w:val="00B22567"/>
    <w:rsid w:val="00B226DE"/>
    <w:rsid w:val="00B242FE"/>
    <w:rsid w:val="00B261A2"/>
    <w:rsid w:val="00B279AC"/>
    <w:rsid w:val="00B316D2"/>
    <w:rsid w:val="00B31AA8"/>
    <w:rsid w:val="00B326C7"/>
    <w:rsid w:val="00B364F0"/>
    <w:rsid w:val="00B36A30"/>
    <w:rsid w:val="00B36ABC"/>
    <w:rsid w:val="00B37996"/>
    <w:rsid w:val="00B407EF"/>
    <w:rsid w:val="00B41170"/>
    <w:rsid w:val="00B42815"/>
    <w:rsid w:val="00B46ECA"/>
    <w:rsid w:val="00B473EA"/>
    <w:rsid w:val="00B5130D"/>
    <w:rsid w:val="00B5184D"/>
    <w:rsid w:val="00B51DAD"/>
    <w:rsid w:val="00B52CDA"/>
    <w:rsid w:val="00B53BDF"/>
    <w:rsid w:val="00B54918"/>
    <w:rsid w:val="00B55807"/>
    <w:rsid w:val="00B632FC"/>
    <w:rsid w:val="00B650DB"/>
    <w:rsid w:val="00B65C5E"/>
    <w:rsid w:val="00B70F6E"/>
    <w:rsid w:val="00B76493"/>
    <w:rsid w:val="00B77A66"/>
    <w:rsid w:val="00B77F22"/>
    <w:rsid w:val="00B8057E"/>
    <w:rsid w:val="00B81BEE"/>
    <w:rsid w:val="00B81C19"/>
    <w:rsid w:val="00B82452"/>
    <w:rsid w:val="00B830BA"/>
    <w:rsid w:val="00B83E68"/>
    <w:rsid w:val="00B8406D"/>
    <w:rsid w:val="00B84CDD"/>
    <w:rsid w:val="00B8555E"/>
    <w:rsid w:val="00B90286"/>
    <w:rsid w:val="00B912D2"/>
    <w:rsid w:val="00B93DDB"/>
    <w:rsid w:val="00B95275"/>
    <w:rsid w:val="00B954DB"/>
    <w:rsid w:val="00B95C52"/>
    <w:rsid w:val="00B96BF4"/>
    <w:rsid w:val="00BA01C2"/>
    <w:rsid w:val="00BA2F2B"/>
    <w:rsid w:val="00BA3277"/>
    <w:rsid w:val="00BA4117"/>
    <w:rsid w:val="00BA5406"/>
    <w:rsid w:val="00BA7001"/>
    <w:rsid w:val="00BA7EEA"/>
    <w:rsid w:val="00BB1117"/>
    <w:rsid w:val="00BB2E91"/>
    <w:rsid w:val="00BB5313"/>
    <w:rsid w:val="00BC10A9"/>
    <w:rsid w:val="00BC1551"/>
    <w:rsid w:val="00BC5FA7"/>
    <w:rsid w:val="00BC60AF"/>
    <w:rsid w:val="00BC742A"/>
    <w:rsid w:val="00BD38C1"/>
    <w:rsid w:val="00BD43E5"/>
    <w:rsid w:val="00BD46F8"/>
    <w:rsid w:val="00BD4CE2"/>
    <w:rsid w:val="00BD4E0A"/>
    <w:rsid w:val="00BD5840"/>
    <w:rsid w:val="00BD5D09"/>
    <w:rsid w:val="00BD79EE"/>
    <w:rsid w:val="00BE05C3"/>
    <w:rsid w:val="00BE1291"/>
    <w:rsid w:val="00BE1D19"/>
    <w:rsid w:val="00BE2523"/>
    <w:rsid w:val="00BE277B"/>
    <w:rsid w:val="00BE513C"/>
    <w:rsid w:val="00BE5F99"/>
    <w:rsid w:val="00BF1B59"/>
    <w:rsid w:val="00BF1D35"/>
    <w:rsid w:val="00BF1F57"/>
    <w:rsid w:val="00BF5174"/>
    <w:rsid w:val="00BF7D84"/>
    <w:rsid w:val="00C0234C"/>
    <w:rsid w:val="00C02DEC"/>
    <w:rsid w:val="00C035D8"/>
    <w:rsid w:val="00C04F43"/>
    <w:rsid w:val="00C07CAC"/>
    <w:rsid w:val="00C10405"/>
    <w:rsid w:val="00C118A3"/>
    <w:rsid w:val="00C12444"/>
    <w:rsid w:val="00C12DAC"/>
    <w:rsid w:val="00C13377"/>
    <w:rsid w:val="00C1348C"/>
    <w:rsid w:val="00C139B9"/>
    <w:rsid w:val="00C14C40"/>
    <w:rsid w:val="00C1715D"/>
    <w:rsid w:val="00C207BD"/>
    <w:rsid w:val="00C20999"/>
    <w:rsid w:val="00C2172A"/>
    <w:rsid w:val="00C22420"/>
    <w:rsid w:val="00C25910"/>
    <w:rsid w:val="00C3249C"/>
    <w:rsid w:val="00C32AE7"/>
    <w:rsid w:val="00C332FE"/>
    <w:rsid w:val="00C34127"/>
    <w:rsid w:val="00C347FE"/>
    <w:rsid w:val="00C34D6A"/>
    <w:rsid w:val="00C35208"/>
    <w:rsid w:val="00C35B18"/>
    <w:rsid w:val="00C37D71"/>
    <w:rsid w:val="00C40105"/>
    <w:rsid w:val="00C40709"/>
    <w:rsid w:val="00C42196"/>
    <w:rsid w:val="00C44375"/>
    <w:rsid w:val="00C44C0E"/>
    <w:rsid w:val="00C45251"/>
    <w:rsid w:val="00C45529"/>
    <w:rsid w:val="00C4616F"/>
    <w:rsid w:val="00C462F8"/>
    <w:rsid w:val="00C50BEE"/>
    <w:rsid w:val="00C50EEC"/>
    <w:rsid w:val="00C51917"/>
    <w:rsid w:val="00C52751"/>
    <w:rsid w:val="00C54E25"/>
    <w:rsid w:val="00C6276B"/>
    <w:rsid w:val="00C63517"/>
    <w:rsid w:val="00C63A60"/>
    <w:rsid w:val="00C63C19"/>
    <w:rsid w:val="00C64421"/>
    <w:rsid w:val="00C64EAE"/>
    <w:rsid w:val="00C66D40"/>
    <w:rsid w:val="00C67047"/>
    <w:rsid w:val="00C70AFB"/>
    <w:rsid w:val="00C77DD3"/>
    <w:rsid w:val="00C80061"/>
    <w:rsid w:val="00C805C2"/>
    <w:rsid w:val="00C8302E"/>
    <w:rsid w:val="00C83239"/>
    <w:rsid w:val="00C85CFA"/>
    <w:rsid w:val="00C8782A"/>
    <w:rsid w:val="00C90084"/>
    <w:rsid w:val="00C904C8"/>
    <w:rsid w:val="00C909C4"/>
    <w:rsid w:val="00C92CDF"/>
    <w:rsid w:val="00C9331B"/>
    <w:rsid w:val="00C9341D"/>
    <w:rsid w:val="00C94E10"/>
    <w:rsid w:val="00CA04D2"/>
    <w:rsid w:val="00CA3DDA"/>
    <w:rsid w:val="00CA739D"/>
    <w:rsid w:val="00CB328E"/>
    <w:rsid w:val="00CB3AB5"/>
    <w:rsid w:val="00CB4019"/>
    <w:rsid w:val="00CB4C33"/>
    <w:rsid w:val="00CB4CB5"/>
    <w:rsid w:val="00CB5C7E"/>
    <w:rsid w:val="00CB6E4E"/>
    <w:rsid w:val="00CC076C"/>
    <w:rsid w:val="00CC0AE5"/>
    <w:rsid w:val="00CC1A08"/>
    <w:rsid w:val="00CC533B"/>
    <w:rsid w:val="00CD10EB"/>
    <w:rsid w:val="00CD2038"/>
    <w:rsid w:val="00CD21D9"/>
    <w:rsid w:val="00CD64BE"/>
    <w:rsid w:val="00CD6A27"/>
    <w:rsid w:val="00CD751F"/>
    <w:rsid w:val="00CE1724"/>
    <w:rsid w:val="00CE36D6"/>
    <w:rsid w:val="00CE406C"/>
    <w:rsid w:val="00CE4BBA"/>
    <w:rsid w:val="00CE50C7"/>
    <w:rsid w:val="00CE50E4"/>
    <w:rsid w:val="00CE5170"/>
    <w:rsid w:val="00CE55A5"/>
    <w:rsid w:val="00CE5AFD"/>
    <w:rsid w:val="00CE68C1"/>
    <w:rsid w:val="00CE6D60"/>
    <w:rsid w:val="00CE7C3F"/>
    <w:rsid w:val="00CF375A"/>
    <w:rsid w:val="00CF45DC"/>
    <w:rsid w:val="00CF66AD"/>
    <w:rsid w:val="00D00221"/>
    <w:rsid w:val="00D0027D"/>
    <w:rsid w:val="00D0206F"/>
    <w:rsid w:val="00D03408"/>
    <w:rsid w:val="00D0558D"/>
    <w:rsid w:val="00D05F63"/>
    <w:rsid w:val="00D0614F"/>
    <w:rsid w:val="00D06DFB"/>
    <w:rsid w:val="00D0739C"/>
    <w:rsid w:val="00D07E35"/>
    <w:rsid w:val="00D1065B"/>
    <w:rsid w:val="00D10813"/>
    <w:rsid w:val="00D1085A"/>
    <w:rsid w:val="00D1134D"/>
    <w:rsid w:val="00D11932"/>
    <w:rsid w:val="00D124A7"/>
    <w:rsid w:val="00D13280"/>
    <w:rsid w:val="00D14161"/>
    <w:rsid w:val="00D21A39"/>
    <w:rsid w:val="00D227AE"/>
    <w:rsid w:val="00D265D3"/>
    <w:rsid w:val="00D27090"/>
    <w:rsid w:val="00D27311"/>
    <w:rsid w:val="00D30C37"/>
    <w:rsid w:val="00D30DFD"/>
    <w:rsid w:val="00D31971"/>
    <w:rsid w:val="00D31ED5"/>
    <w:rsid w:val="00D333BB"/>
    <w:rsid w:val="00D3430F"/>
    <w:rsid w:val="00D357AB"/>
    <w:rsid w:val="00D36150"/>
    <w:rsid w:val="00D37338"/>
    <w:rsid w:val="00D42645"/>
    <w:rsid w:val="00D43156"/>
    <w:rsid w:val="00D43C16"/>
    <w:rsid w:val="00D4726D"/>
    <w:rsid w:val="00D4774E"/>
    <w:rsid w:val="00D47B7F"/>
    <w:rsid w:val="00D47C00"/>
    <w:rsid w:val="00D52238"/>
    <w:rsid w:val="00D53206"/>
    <w:rsid w:val="00D55FC6"/>
    <w:rsid w:val="00D56A41"/>
    <w:rsid w:val="00D63C86"/>
    <w:rsid w:val="00D63CD5"/>
    <w:rsid w:val="00D63F3A"/>
    <w:rsid w:val="00D670CD"/>
    <w:rsid w:val="00D67A91"/>
    <w:rsid w:val="00D7021C"/>
    <w:rsid w:val="00D71EEE"/>
    <w:rsid w:val="00D724E6"/>
    <w:rsid w:val="00D733C6"/>
    <w:rsid w:val="00D74C92"/>
    <w:rsid w:val="00D74E86"/>
    <w:rsid w:val="00D759AA"/>
    <w:rsid w:val="00D761F0"/>
    <w:rsid w:val="00D764BC"/>
    <w:rsid w:val="00D7668C"/>
    <w:rsid w:val="00D76C14"/>
    <w:rsid w:val="00D8049E"/>
    <w:rsid w:val="00D80CEA"/>
    <w:rsid w:val="00D827F0"/>
    <w:rsid w:val="00D86179"/>
    <w:rsid w:val="00D919DE"/>
    <w:rsid w:val="00D94937"/>
    <w:rsid w:val="00DA1525"/>
    <w:rsid w:val="00DA430A"/>
    <w:rsid w:val="00DA6F10"/>
    <w:rsid w:val="00DA6F96"/>
    <w:rsid w:val="00DA7ADD"/>
    <w:rsid w:val="00DA7B3D"/>
    <w:rsid w:val="00DB2257"/>
    <w:rsid w:val="00DB23C8"/>
    <w:rsid w:val="00DB2BFA"/>
    <w:rsid w:val="00DB5029"/>
    <w:rsid w:val="00DB56E6"/>
    <w:rsid w:val="00DB76B4"/>
    <w:rsid w:val="00DB7AF2"/>
    <w:rsid w:val="00DC0BAF"/>
    <w:rsid w:val="00DC2359"/>
    <w:rsid w:val="00DC25CD"/>
    <w:rsid w:val="00DC3B9A"/>
    <w:rsid w:val="00DC5E9F"/>
    <w:rsid w:val="00DC6876"/>
    <w:rsid w:val="00DC752B"/>
    <w:rsid w:val="00DC7D09"/>
    <w:rsid w:val="00DD27B2"/>
    <w:rsid w:val="00DD2B18"/>
    <w:rsid w:val="00DD3329"/>
    <w:rsid w:val="00DD583A"/>
    <w:rsid w:val="00DD5DB9"/>
    <w:rsid w:val="00DD6B8A"/>
    <w:rsid w:val="00DE0996"/>
    <w:rsid w:val="00DE1B7D"/>
    <w:rsid w:val="00DE4AD3"/>
    <w:rsid w:val="00DE53ED"/>
    <w:rsid w:val="00DE62DC"/>
    <w:rsid w:val="00DE6336"/>
    <w:rsid w:val="00DE6605"/>
    <w:rsid w:val="00DE685A"/>
    <w:rsid w:val="00DF07DE"/>
    <w:rsid w:val="00DF082C"/>
    <w:rsid w:val="00DF09D7"/>
    <w:rsid w:val="00DF22A5"/>
    <w:rsid w:val="00DF2A27"/>
    <w:rsid w:val="00DF4B48"/>
    <w:rsid w:val="00DF652D"/>
    <w:rsid w:val="00DF6E96"/>
    <w:rsid w:val="00DF7723"/>
    <w:rsid w:val="00DF7DBB"/>
    <w:rsid w:val="00E023DB"/>
    <w:rsid w:val="00E02F9F"/>
    <w:rsid w:val="00E03E01"/>
    <w:rsid w:val="00E10B75"/>
    <w:rsid w:val="00E13C23"/>
    <w:rsid w:val="00E14269"/>
    <w:rsid w:val="00E14661"/>
    <w:rsid w:val="00E15AFC"/>
    <w:rsid w:val="00E21F5E"/>
    <w:rsid w:val="00E220E4"/>
    <w:rsid w:val="00E2391F"/>
    <w:rsid w:val="00E2580C"/>
    <w:rsid w:val="00E26E5B"/>
    <w:rsid w:val="00E31C1A"/>
    <w:rsid w:val="00E36FC1"/>
    <w:rsid w:val="00E371E1"/>
    <w:rsid w:val="00E40ABA"/>
    <w:rsid w:val="00E41C47"/>
    <w:rsid w:val="00E43383"/>
    <w:rsid w:val="00E438D0"/>
    <w:rsid w:val="00E46514"/>
    <w:rsid w:val="00E46777"/>
    <w:rsid w:val="00E46786"/>
    <w:rsid w:val="00E469E5"/>
    <w:rsid w:val="00E47B6B"/>
    <w:rsid w:val="00E52649"/>
    <w:rsid w:val="00E53CFB"/>
    <w:rsid w:val="00E53E1F"/>
    <w:rsid w:val="00E5510F"/>
    <w:rsid w:val="00E55D17"/>
    <w:rsid w:val="00E56F6C"/>
    <w:rsid w:val="00E648FE"/>
    <w:rsid w:val="00E65857"/>
    <w:rsid w:val="00E70ABF"/>
    <w:rsid w:val="00E72954"/>
    <w:rsid w:val="00E748C8"/>
    <w:rsid w:val="00E74C87"/>
    <w:rsid w:val="00E8086A"/>
    <w:rsid w:val="00E810CF"/>
    <w:rsid w:val="00E830BE"/>
    <w:rsid w:val="00E83AA7"/>
    <w:rsid w:val="00E85805"/>
    <w:rsid w:val="00E871E7"/>
    <w:rsid w:val="00E90D39"/>
    <w:rsid w:val="00E9159E"/>
    <w:rsid w:val="00E928FC"/>
    <w:rsid w:val="00E93104"/>
    <w:rsid w:val="00E93385"/>
    <w:rsid w:val="00E9375F"/>
    <w:rsid w:val="00E93F55"/>
    <w:rsid w:val="00E9421A"/>
    <w:rsid w:val="00E968BB"/>
    <w:rsid w:val="00EA390A"/>
    <w:rsid w:val="00EA3935"/>
    <w:rsid w:val="00EB33B4"/>
    <w:rsid w:val="00EB41AF"/>
    <w:rsid w:val="00EB42A0"/>
    <w:rsid w:val="00EB464A"/>
    <w:rsid w:val="00EB548C"/>
    <w:rsid w:val="00EB62FB"/>
    <w:rsid w:val="00EB6396"/>
    <w:rsid w:val="00EB7434"/>
    <w:rsid w:val="00EB7465"/>
    <w:rsid w:val="00EC04E9"/>
    <w:rsid w:val="00EC0A26"/>
    <w:rsid w:val="00EC3702"/>
    <w:rsid w:val="00EC456C"/>
    <w:rsid w:val="00EC4616"/>
    <w:rsid w:val="00EC6AE9"/>
    <w:rsid w:val="00ED5D6F"/>
    <w:rsid w:val="00EE023B"/>
    <w:rsid w:val="00EE120D"/>
    <w:rsid w:val="00EE1EAB"/>
    <w:rsid w:val="00EE694B"/>
    <w:rsid w:val="00EE73C0"/>
    <w:rsid w:val="00EF2223"/>
    <w:rsid w:val="00EF2B11"/>
    <w:rsid w:val="00EF3E95"/>
    <w:rsid w:val="00F01ADA"/>
    <w:rsid w:val="00F029CA"/>
    <w:rsid w:val="00F04002"/>
    <w:rsid w:val="00F05140"/>
    <w:rsid w:val="00F06DAB"/>
    <w:rsid w:val="00F0754A"/>
    <w:rsid w:val="00F1251F"/>
    <w:rsid w:val="00F12CF4"/>
    <w:rsid w:val="00F13C32"/>
    <w:rsid w:val="00F15413"/>
    <w:rsid w:val="00F25464"/>
    <w:rsid w:val="00F255F2"/>
    <w:rsid w:val="00F26F5F"/>
    <w:rsid w:val="00F27019"/>
    <w:rsid w:val="00F416B4"/>
    <w:rsid w:val="00F41F6E"/>
    <w:rsid w:val="00F42C35"/>
    <w:rsid w:val="00F42FE5"/>
    <w:rsid w:val="00F45221"/>
    <w:rsid w:val="00F5248B"/>
    <w:rsid w:val="00F53A1F"/>
    <w:rsid w:val="00F53ED9"/>
    <w:rsid w:val="00F5406C"/>
    <w:rsid w:val="00F60133"/>
    <w:rsid w:val="00F630C7"/>
    <w:rsid w:val="00F63C7F"/>
    <w:rsid w:val="00F65B71"/>
    <w:rsid w:val="00F65DAF"/>
    <w:rsid w:val="00F66546"/>
    <w:rsid w:val="00F676AE"/>
    <w:rsid w:val="00F67757"/>
    <w:rsid w:val="00F736F2"/>
    <w:rsid w:val="00F75E3E"/>
    <w:rsid w:val="00F77793"/>
    <w:rsid w:val="00F77F8B"/>
    <w:rsid w:val="00F81B0C"/>
    <w:rsid w:val="00F829FC"/>
    <w:rsid w:val="00F835F4"/>
    <w:rsid w:val="00F84255"/>
    <w:rsid w:val="00F84456"/>
    <w:rsid w:val="00F86473"/>
    <w:rsid w:val="00F8791F"/>
    <w:rsid w:val="00F90F36"/>
    <w:rsid w:val="00F91F6A"/>
    <w:rsid w:val="00F9258C"/>
    <w:rsid w:val="00F92972"/>
    <w:rsid w:val="00F93088"/>
    <w:rsid w:val="00F938E7"/>
    <w:rsid w:val="00F9511B"/>
    <w:rsid w:val="00F978C6"/>
    <w:rsid w:val="00FA0817"/>
    <w:rsid w:val="00FA0AD6"/>
    <w:rsid w:val="00FA1F46"/>
    <w:rsid w:val="00FA3EF5"/>
    <w:rsid w:val="00FA468B"/>
    <w:rsid w:val="00FA49E5"/>
    <w:rsid w:val="00FA709D"/>
    <w:rsid w:val="00FB019D"/>
    <w:rsid w:val="00FB1C28"/>
    <w:rsid w:val="00FB1F47"/>
    <w:rsid w:val="00FB4833"/>
    <w:rsid w:val="00FB7965"/>
    <w:rsid w:val="00FC0F66"/>
    <w:rsid w:val="00FC12B9"/>
    <w:rsid w:val="00FC19B5"/>
    <w:rsid w:val="00FC2107"/>
    <w:rsid w:val="00FC3192"/>
    <w:rsid w:val="00FC3700"/>
    <w:rsid w:val="00FC3EF7"/>
    <w:rsid w:val="00FC56F2"/>
    <w:rsid w:val="00FC693D"/>
    <w:rsid w:val="00FC69B4"/>
    <w:rsid w:val="00FC6A45"/>
    <w:rsid w:val="00FC7518"/>
    <w:rsid w:val="00FC7CE4"/>
    <w:rsid w:val="00FD1124"/>
    <w:rsid w:val="00FD127F"/>
    <w:rsid w:val="00FD1675"/>
    <w:rsid w:val="00FD454E"/>
    <w:rsid w:val="00FE1959"/>
    <w:rsid w:val="00FF045B"/>
    <w:rsid w:val="00FF08FE"/>
    <w:rsid w:val="00FF2508"/>
    <w:rsid w:val="00FF4107"/>
    <w:rsid w:val="00FF41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00221"/>
    <w:pPr>
      <w:spacing w:after="0" w:line="360" w:lineRule="auto"/>
      <w:jc w:val="both"/>
    </w:pPr>
    <w:rPr>
      <w:rFonts w:ascii="Times New Roman" w:hAnsi="Times New Roman"/>
      <w:sz w:val="24"/>
    </w:rPr>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szCs w:val="24"/>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8203A8"/>
    <w:pPr>
      <w:keepNext/>
      <w:keepLines/>
      <w:ind w:left="709"/>
      <w:jc w:val="left"/>
      <w:outlineLvl w:val="4"/>
    </w:pPr>
    <w:rPr>
      <w:rFonts w:eastAsiaTheme="majorEastAsia" w:cstheme="majorBidi"/>
      <w:b/>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rsid w:val="00892860"/>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rPr>
      <w:rFonts w:cs="Times New Roman"/>
      <w:szCs w:val="24"/>
    </w:r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rPr>
      <w:rFonts w:cs="Times New Roman"/>
      <w:szCs w:val="24"/>
    </w:r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after="0" w:line="240" w:lineRule="auto"/>
    </w:pPr>
    <w:rPr>
      <w:rFonts w:ascii="Calibri" w:eastAsia="Calibri" w:hAnsi="Calibri" w:cs="Times New Roman"/>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rFonts w:eastAsia="Times New Roman" w:cs="Times New Roman"/>
      <w:szCs w:val="24"/>
      <w:lang w:eastAsia="es-CO"/>
    </w:rPr>
  </w:style>
  <w:style w:type="paragraph" w:styleId="Revisin">
    <w:name w:val="Revision"/>
    <w:hidden/>
    <w:uiPriority w:val="99"/>
    <w:semiHidden/>
    <w:rsid w:val="009F47A3"/>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4088">
      <w:bodyDiv w:val="1"/>
      <w:marLeft w:val="0"/>
      <w:marRight w:val="0"/>
      <w:marTop w:val="0"/>
      <w:marBottom w:val="0"/>
      <w:divBdr>
        <w:top w:val="none" w:sz="0" w:space="0" w:color="auto"/>
        <w:left w:val="none" w:sz="0" w:space="0" w:color="auto"/>
        <w:bottom w:val="none" w:sz="0" w:space="0" w:color="auto"/>
        <w:right w:val="none" w:sz="0" w:space="0" w:color="auto"/>
      </w:divBdr>
      <w:divsChild>
        <w:div w:id="498422660">
          <w:marLeft w:val="0"/>
          <w:marRight w:val="0"/>
          <w:marTop w:val="0"/>
          <w:marBottom w:val="0"/>
          <w:divBdr>
            <w:top w:val="none" w:sz="0" w:space="0" w:color="auto"/>
            <w:left w:val="none" w:sz="0" w:space="0" w:color="auto"/>
            <w:bottom w:val="none" w:sz="0" w:space="0" w:color="auto"/>
            <w:right w:val="none" w:sz="0" w:space="0" w:color="auto"/>
          </w:divBdr>
          <w:divsChild>
            <w:div w:id="2662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713">
      <w:bodyDiv w:val="1"/>
      <w:marLeft w:val="0"/>
      <w:marRight w:val="0"/>
      <w:marTop w:val="0"/>
      <w:marBottom w:val="0"/>
      <w:divBdr>
        <w:top w:val="none" w:sz="0" w:space="0" w:color="auto"/>
        <w:left w:val="none" w:sz="0" w:space="0" w:color="auto"/>
        <w:bottom w:val="none" w:sz="0" w:space="0" w:color="auto"/>
        <w:right w:val="none" w:sz="0" w:space="0" w:color="auto"/>
      </w:divBdr>
    </w:div>
    <w:div w:id="68815687">
      <w:bodyDiv w:val="1"/>
      <w:marLeft w:val="0"/>
      <w:marRight w:val="0"/>
      <w:marTop w:val="0"/>
      <w:marBottom w:val="0"/>
      <w:divBdr>
        <w:top w:val="none" w:sz="0" w:space="0" w:color="auto"/>
        <w:left w:val="none" w:sz="0" w:space="0" w:color="auto"/>
        <w:bottom w:val="none" w:sz="0" w:space="0" w:color="auto"/>
        <w:right w:val="none" w:sz="0" w:space="0" w:color="auto"/>
      </w:divBdr>
      <w:divsChild>
        <w:div w:id="234975308">
          <w:marLeft w:val="0"/>
          <w:marRight w:val="0"/>
          <w:marTop w:val="0"/>
          <w:marBottom w:val="0"/>
          <w:divBdr>
            <w:top w:val="none" w:sz="0" w:space="0" w:color="auto"/>
            <w:left w:val="none" w:sz="0" w:space="0" w:color="auto"/>
            <w:bottom w:val="none" w:sz="0" w:space="0" w:color="auto"/>
            <w:right w:val="none" w:sz="0" w:space="0" w:color="auto"/>
          </w:divBdr>
          <w:divsChild>
            <w:div w:id="1724909759">
              <w:marLeft w:val="0"/>
              <w:marRight w:val="0"/>
              <w:marTop w:val="0"/>
              <w:marBottom w:val="0"/>
              <w:divBdr>
                <w:top w:val="none" w:sz="0" w:space="0" w:color="auto"/>
                <w:left w:val="none" w:sz="0" w:space="0" w:color="auto"/>
                <w:bottom w:val="none" w:sz="0" w:space="0" w:color="auto"/>
                <w:right w:val="none" w:sz="0" w:space="0" w:color="auto"/>
              </w:divBdr>
              <w:divsChild>
                <w:div w:id="5934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07100">
          <w:marLeft w:val="0"/>
          <w:marRight w:val="0"/>
          <w:marTop w:val="0"/>
          <w:marBottom w:val="0"/>
          <w:divBdr>
            <w:top w:val="none" w:sz="0" w:space="0" w:color="auto"/>
            <w:left w:val="none" w:sz="0" w:space="0" w:color="auto"/>
            <w:bottom w:val="none" w:sz="0" w:space="0" w:color="auto"/>
            <w:right w:val="none" w:sz="0" w:space="0" w:color="auto"/>
          </w:divBdr>
          <w:divsChild>
            <w:div w:id="1111507851">
              <w:marLeft w:val="0"/>
              <w:marRight w:val="0"/>
              <w:marTop w:val="0"/>
              <w:marBottom w:val="0"/>
              <w:divBdr>
                <w:top w:val="none" w:sz="0" w:space="0" w:color="auto"/>
                <w:left w:val="none" w:sz="0" w:space="0" w:color="auto"/>
                <w:bottom w:val="none" w:sz="0" w:space="0" w:color="auto"/>
                <w:right w:val="none" w:sz="0" w:space="0" w:color="auto"/>
              </w:divBdr>
              <w:divsChild>
                <w:div w:id="814878726">
                  <w:marLeft w:val="0"/>
                  <w:marRight w:val="0"/>
                  <w:marTop w:val="0"/>
                  <w:marBottom w:val="0"/>
                  <w:divBdr>
                    <w:top w:val="none" w:sz="0" w:space="0" w:color="auto"/>
                    <w:left w:val="none" w:sz="0" w:space="0" w:color="auto"/>
                    <w:bottom w:val="none" w:sz="0" w:space="0" w:color="auto"/>
                    <w:right w:val="none" w:sz="0" w:space="0" w:color="auto"/>
                  </w:divBdr>
                </w:div>
              </w:divsChild>
            </w:div>
            <w:div w:id="423111985">
              <w:marLeft w:val="0"/>
              <w:marRight w:val="0"/>
              <w:marTop w:val="0"/>
              <w:marBottom w:val="0"/>
              <w:divBdr>
                <w:top w:val="none" w:sz="0" w:space="0" w:color="auto"/>
                <w:left w:val="none" w:sz="0" w:space="0" w:color="auto"/>
                <w:bottom w:val="none" w:sz="0" w:space="0" w:color="auto"/>
                <w:right w:val="none" w:sz="0" w:space="0" w:color="auto"/>
              </w:divBdr>
              <w:divsChild>
                <w:div w:id="9342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762">
      <w:bodyDiv w:val="1"/>
      <w:marLeft w:val="0"/>
      <w:marRight w:val="0"/>
      <w:marTop w:val="0"/>
      <w:marBottom w:val="0"/>
      <w:divBdr>
        <w:top w:val="none" w:sz="0" w:space="0" w:color="auto"/>
        <w:left w:val="none" w:sz="0" w:space="0" w:color="auto"/>
        <w:bottom w:val="none" w:sz="0" w:space="0" w:color="auto"/>
        <w:right w:val="none" w:sz="0" w:space="0" w:color="auto"/>
      </w:divBdr>
    </w:div>
    <w:div w:id="125047450">
      <w:bodyDiv w:val="1"/>
      <w:marLeft w:val="0"/>
      <w:marRight w:val="0"/>
      <w:marTop w:val="0"/>
      <w:marBottom w:val="0"/>
      <w:divBdr>
        <w:top w:val="none" w:sz="0" w:space="0" w:color="auto"/>
        <w:left w:val="none" w:sz="0" w:space="0" w:color="auto"/>
        <w:bottom w:val="none" w:sz="0" w:space="0" w:color="auto"/>
        <w:right w:val="none" w:sz="0" w:space="0" w:color="auto"/>
      </w:divBdr>
      <w:divsChild>
        <w:div w:id="1051995776">
          <w:marLeft w:val="0"/>
          <w:marRight w:val="0"/>
          <w:marTop w:val="0"/>
          <w:marBottom w:val="0"/>
          <w:divBdr>
            <w:top w:val="none" w:sz="0" w:space="0" w:color="auto"/>
            <w:left w:val="none" w:sz="0" w:space="0" w:color="auto"/>
            <w:bottom w:val="none" w:sz="0" w:space="0" w:color="auto"/>
            <w:right w:val="none" w:sz="0" w:space="0" w:color="auto"/>
          </w:divBdr>
          <w:divsChild>
            <w:div w:id="1110735712">
              <w:marLeft w:val="0"/>
              <w:marRight w:val="0"/>
              <w:marTop w:val="0"/>
              <w:marBottom w:val="0"/>
              <w:divBdr>
                <w:top w:val="none" w:sz="0" w:space="0" w:color="auto"/>
                <w:left w:val="none" w:sz="0" w:space="0" w:color="auto"/>
                <w:bottom w:val="none" w:sz="0" w:space="0" w:color="auto"/>
                <w:right w:val="none" w:sz="0" w:space="0" w:color="auto"/>
              </w:divBdr>
              <w:divsChild>
                <w:div w:id="11607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0721">
      <w:bodyDiv w:val="1"/>
      <w:marLeft w:val="0"/>
      <w:marRight w:val="0"/>
      <w:marTop w:val="0"/>
      <w:marBottom w:val="0"/>
      <w:divBdr>
        <w:top w:val="none" w:sz="0" w:space="0" w:color="auto"/>
        <w:left w:val="none" w:sz="0" w:space="0" w:color="auto"/>
        <w:bottom w:val="none" w:sz="0" w:space="0" w:color="auto"/>
        <w:right w:val="none" w:sz="0" w:space="0" w:color="auto"/>
      </w:divBdr>
      <w:divsChild>
        <w:div w:id="1845172136">
          <w:marLeft w:val="0"/>
          <w:marRight w:val="0"/>
          <w:marTop w:val="0"/>
          <w:marBottom w:val="0"/>
          <w:divBdr>
            <w:top w:val="single" w:sz="2" w:space="0" w:color="D9D9E3"/>
            <w:left w:val="single" w:sz="2" w:space="0" w:color="D9D9E3"/>
            <w:bottom w:val="single" w:sz="2" w:space="0" w:color="D9D9E3"/>
            <w:right w:val="single" w:sz="2" w:space="0" w:color="D9D9E3"/>
          </w:divBdr>
          <w:divsChild>
            <w:div w:id="1770274923">
              <w:marLeft w:val="0"/>
              <w:marRight w:val="0"/>
              <w:marTop w:val="0"/>
              <w:marBottom w:val="0"/>
              <w:divBdr>
                <w:top w:val="single" w:sz="2" w:space="0" w:color="D9D9E3"/>
                <w:left w:val="single" w:sz="2" w:space="0" w:color="D9D9E3"/>
                <w:bottom w:val="single" w:sz="2" w:space="0" w:color="D9D9E3"/>
                <w:right w:val="single" w:sz="2" w:space="0" w:color="D9D9E3"/>
              </w:divBdr>
              <w:divsChild>
                <w:div w:id="103962966">
                  <w:marLeft w:val="0"/>
                  <w:marRight w:val="0"/>
                  <w:marTop w:val="0"/>
                  <w:marBottom w:val="0"/>
                  <w:divBdr>
                    <w:top w:val="single" w:sz="2" w:space="0" w:color="D9D9E3"/>
                    <w:left w:val="single" w:sz="2" w:space="0" w:color="D9D9E3"/>
                    <w:bottom w:val="single" w:sz="2" w:space="0" w:color="D9D9E3"/>
                    <w:right w:val="single" w:sz="2" w:space="0" w:color="D9D9E3"/>
                  </w:divBdr>
                  <w:divsChild>
                    <w:div w:id="816730848">
                      <w:marLeft w:val="0"/>
                      <w:marRight w:val="0"/>
                      <w:marTop w:val="0"/>
                      <w:marBottom w:val="0"/>
                      <w:divBdr>
                        <w:top w:val="single" w:sz="2" w:space="0" w:color="D9D9E3"/>
                        <w:left w:val="single" w:sz="2" w:space="0" w:color="D9D9E3"/>
                        <w:bottom w:val="single" w:sz="2" w:space="0" w:color="D9D9E3"/>
                        <w:right w:val="single" w:sz="2" w:space="0" w:color="D9D9E3"/>
                      </w:divBdr>
                      <w:divsChild>
                        <w:div w:id="177184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648103">
          <w:marLeft w:val="0"/>
          <w:marRight w:val="0"/>
          <w:marTop w:val="0"/>
          <w:marBottom w:val="0"/>
          <w:divBdr>
            <w:top w:val="single" w:sz="2" w:space="0" w:color="D9D9E3"/>
            <w:left w:val="single" w:sz="2" w:space="0" w:color="D9D9E3"/>
            <w:bottom w:val="single" w:sz="2" w:space="0" w:color="D9D9E3"/>
            <w:right w:val="single" w:sz="2" w:space="0" w:color="D9D9E3"/>
          </w:divBdr>
          <w:divsChild>
            <w:div w:id="1684472428">
              <w:marLeft w:val="0"/>
              <w:marRight w:val="0"/>
              <w:marTop w:val="0"/>
              <w:marBottom w:val="0"/>
              <w:divBdr>
                <w:top w:val="single" w:sz="2" w:space="0" w:color="D9D9E3"/>
                <w:left w:val="single" w:sz="2" w:space="0" w:color="D9D9E3"/>
                <w:bottom w:val="single" w:sz="2" w:space="0" w:color="D9D9E3"/>
                <w:right w:val="single" w:sz="2" w:space="0" w:color="D9D9E3"/>
              </w:divBdr>
              <w:divsChild>
                <w:div w:id="1880895043">
                  <w:marLeft w:val="0"/>
                  <w:marRight w:val="0"/>
                  <w:marTop w:val="0"/>
                  <w:marBottom w:val="0"/>
                  <w:divBdr>
                    <w:top w:val="single" w:sz="2" w:space="0" w:color="D9D9E3"/>
                    <w:left w:val="single" w:sz="2" w:space="0" w:color="D9D9E3"/>
                    <w:bottom w:val="single" w:sz="2" w:space="0" w:color="D9D9E3"/>
                    <w:right w:val="single" w:sz="2" w:space="0" w:color="D9D9E3"/>
                  </w:divBdr>
                  <w:divsChild>
                    <w:div w:id="1654286203">
                      <w:marLeft w:val="0"/>
                      <w:marRight w:val="0"/>
                      <w:marTop w:val="0"/>
                      <w:marBottom w:val="0"/>
                      <w:divBdr>
                        <w:top w:val="single" w:sz="2" w:space="0" w:color="D9D9E3"/>
                        <w:left w:val="single" w:sz="2" w:space="0" w:color="D9D9E3"/>
                        <w:bottom w:val="single" w:sz="2" w:space="0" w:color="D9D9E3"/>
                        <w:right w:val="single" w:sz="2" w:space="0" w:color="D9D9E3"/>
                      </w:divBdr>
                      <w:divsChild>
                        <w:div w:id="673260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248457">
      <w:bodyDiv w:val="1"/>
      <w:marLeft w:val="0"/>
      <w:marRight w:val="0"/>
      <w:marTop w:val="0"/>
      <w:marBottom w:val="0"/>
      <w:divBdr>
        <w:top w:val="none" w:sz="0" w:space="0" w:color="auto"/>
        <w:left w:val="none" w:sz="0" w:space="0" w:color="auto"/>
        <w:bottom w:val="none" w:sz="0" w:space="0" w:color="auto"/>
        <w:right w:val="none" w:sz="0" w:space="0" w:color="auto"/>
      </w:divBdr>
      <w:divsChild>
        <w:div w:id="1030033029">
          <w:marLeft w:val="0"/>
          <w:marRight w:val="0"/>
          <w:marTop w:val="0"/>
          <w:marBottom w:val="0"/>
          <w:divBdr>
            <w:top w:val="none" w:sz="0" w:space="0" w:color="auto"/>
            <w:left w:val="none" w:sz="0" w:space="0" w:color="auto"/>
            <w:bottom w:val="none" w:sz="0" w:space="0" w:color="auto"/>
            <w:right w:val="none" w:sz="0" w:space="0" w:color="auto"/>
          </w:divBdr>
          <w:divsChild>
            <w:div w:id="8316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8131">
      <w:bodyDiv w:val="1"/>
      <w:marLeft w:val="0"/>
      <w:marRight w:val="0"/>
      <w:marTop w:val="0"/>
      <w:marBottom w:val="0"/>
      <w:divBdr>
        <w:top w:val="none" w:sz="0" w:space="0" w:color="auto"/>
        <w:left w:val="none" w:sz="0" w:space="0" w:color="auto"/>
        <w:bottom w:val="none" w:sz="0" w:space="0" w:color="auto"/>
        <w:right w:val="none" w:sz="0" w:space="0" w:color="auto"/>
      </w:divBdr>
      <w:divsChild>
        <w:div w:id="1327585784">
          <w:marLeft w:val="0"/>
          <w:marRight w:val="0"/>
          <w:marTop w:val="0"/>
          <w:marBottom w:val="0"/>
          <w:divBdr>
            <w:top w:val="none" w:sz="0" w:space="0" w:color="auto"/>
            <w:left w:val="none" w:sz="0" w:space="0" w:color="auto"/>
            <w:bottom w:val="none" w:sz="0" w:space="0" w:color="auto"/>
            <w:right w:val="none" w:sz="0" w:space="0" w:color="auto"/>
          </w:divBdr>
          <w:divsChild>
            <w:div w:id="3186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20434">
      <w:bodyDiv w:val="1"/>
      <w:marLeft w:val="0"/>
      <w:marRight w:val="0"/>
      <w:marTop w:val="0"/>
      <w:marBottom w:val="0"/>
      <w:divBdr>
        <w:top w:val="none" w:sz="0" w:space="0" w:color="auto"/>
        <w:left w:val="none" w:sz="0" w:space="0" w:color="auto"/>
        <w:bottom w:val="none" w:sz="0" w:space="0" w:color="auto"/>
        <w:right w:val="none" w:sz="0" w:space="0" w:color="auto"/>
      </w:divBdr>
      <w:divsChild>
        <w:div w:id="721365342">
          <w:marLeft w:val="0"/>
          <w:marRight w:val="0"/>
          <w:marTop w:val="0"/>
          <w:marBottom w:val="0"/>
          <w:divBdr>
            <w:top w:val="none" w:sz="0" w:space="0" w:color="auto"/>
            <w:left w:val="none" w:sz="0" w:space="0" w:color="auto"/>
            <w:bottom w:val="none" w:sz="0" w:space="0" w:color="auto"/>
            <w:right w:val="none" w:sz="0" w:space="0" w:color="auto"/>
          </w:divBdr>
          <w:divsChild>
            <w:div w:id="919757038">
              <w:marLeft w:val="0"/>
              <w:marRight w:val="0"/>
              <w:marTop w:val="0"/>
              <w:marBottom w:val="0"/>
              <w:divBdr>
                <w:top w:val="none" w:sz="0" w:space="0" w:color="auto"/>
                <w:left w:val="none" w:sz="0" w:space="0" w:color="auto"/>
                <w:bottom w:val="none" w:sz="0" w:space="0" w:color="auto"/>
                <w:right w:val="none" w:sz="0" w:space="0" w:color="auto"/>
              </w:divBdr>
              <w:divsChild>
                <w:div w:id="1277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05207">
      <w:bodyDiv w:val="1"/>
      <w:marLeft w:val="0"/>
      <w:marRight w:val="0"/>
      <w:marTop w:val="0"/>
      <w:marBottom w:val="0"/>
      <w:divBdr>
        <w:top w:val="none" w:sz="0" w:space="0" w:color="auto"/>
        <w:left w:val="none" w:sz="0" w:space="0" w:color="auto"/>
        <w:bottom w:val="none" w:sz="0" w:space="0" w:color="auto"/>
        <w:right w:val="none" w:sz="0" w:space="0" w:color="auto"/>
      </w:divBdr>
      <w:divsChild>
        <w:div w:id="274676201">
          <w:marLeft w:val="0"/>
          <w:marRight w:val="0"/>
          <w:marTop w:val="0"/>
          <w:marBottom w:val="0"/>
          <w:divBdr>
            <w:top w:val="single" w:sz="2" w:space="0" w:color="D9D9E3"/>
            <w:left w:val="single" w:sz="2" w:space="0" w:color="D9D9E3"/>
            <w:bottom w:val="single" w:sz="2" w:space="0" w:color="D9D9E3"/>
            <w:right w:val="single" w:sz="2" w:space="0" w:color="D9D9E3"/>
          </w:divBdr>
          <w:divsChild>
            <w:div w:id="2056080363">
              <w:marLeft w:val="0"/>
              <w:marRight w:val="0"/>
              <w:marTop w:val="0"/>
              <w:marBottom w:val="0"/>
              <w:divBdr>
                <w:top w:val="single" w:sz="2" w:space="0" w:color="D9D9E3"/>
                <w:left w:val="single" w:sz="2" w:space="0" w:color="D9D9E3"/>
                <w:bottom w:val="single" w:sz="2" w:space="0" w:color="D9D9E3"/>
                <w:right w:val="single" w:sz="2" w:space="0" w:color="D9D9E3"/>
              </w:divBdr>
              <w:divsChild>
                <w:div w:id="27881900">
                  <w:marLeft w:val="0"/>
                  <w:marRight w:val="0"/>
                  <w:marTop w:val="0"/>
                  <w:marBottom w:val="0"/>
                  <w:divBdr>
                    <w:top w:val="single" w:sz="2" w:space="0" w:color="D9D9E3"/>
                    <w:left w:val="single" w:sz="2" w:space="0" w:color="D9D9E3"/>
                    <w:bottom w:val="single" w:sz="2" w:space="0" w:color="D9D9E3"/>
                    <w:right w:val="single" w:sz="2" w:space="0" w:color="D9D9E3"/>
                  </w:divBdr>
                  <w:divsChild>
                    <w:div w:id="2074162386">
                      <w:marLeft w:val="0"/>
                      <w:marRight w:val="0"/>
                      <w:marTop w:val="0"/>
                      <w:marBottom w:val="0"/>
                      <w:divBdr>
                        <w:top w:val="single" w:sz="2" w:space="0" w:color="D9D9E3"/>
                        <w:left w:val="single" w:sz="2" w:space="0" w:color="D9D9E3"/>
                        <w:bottom w:val="single" w:sz="2" w:space="0" w:color="D9D9E3"/>
                        <w:right w:val="single" w:sz="2" w:space="0" w:color="D9D9E3"/>
                      </w:divBdr>
                      <w:divsChild>
                        <w:div w:id="2052024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0639588">
          <w:marLeft w:val="0"/>
          <w:marRight w:val="0"/>
          <w:marTop w:val="0"/>
          <w:marBottom w:val="0"/>
          <w:divBdr>
            <w:top w:val="single" w:sz="2" w:space="0" w:color="D9D9E3"/>
            <w:left w:val="single" w:sz="2" w:space="0" w:color="D9D9E3"/>
            <w:bottom w:val="single" w:sz="2" w:space="0" w:color="D9D9E3"/>
            <w:right w:val="single" w:sz="2" w:space="0" w:color="D9D9E3"/>
          </w:divBdr>
          <w:divsChild>
            <w:div w:id="2037460135">
              <w:marLeft w:val="0"/>
              <w:marRight w:val="0"/>
              <w:marTop w:val="0"/>
              <w:marBottom w:val="0"/>
              <w:divBdr>
                <w:top w:val="single" w:sz="2" w:space="0" w:color="D9D9E3"/>
                <w:left w:val="single" w:sz="2" w:space="0" w:color="D9D9E3"/>
                <w:bottom w:val="single" w:sz="2" w:space="0" w:color="D9D9E3"/>
                <w:right w:val="single" w:sz="2" w:space="0" w:color="D9D9E3"/>
              </w:divBdr>
              <w:divsChild>
                <w:div w:id="1343167289">
                  <w:marLeft w:val="0"/>
                  <w:marRight w:val="0"/>
                  <w:marTop w:val="0"/>
                  <w:marBottom w:val="0"/>
                  <w:divBdr>
                    <w:top w:val="single" w:sz="2" w:space="0" w:color="D9D9E3"/>
                    <w:left w:val="single" w:sz="2" w:space="0" w:color="D9D9E3"/>
                    <w:bottom w:val="single" w:sz="2" w:space="0" w:color="D9D9E3"/>
                    <w:right w:val="single" w:sz="2" w:space="0" w:color="D9D9E3"/>
                  </w:divBdr>
                  <w:divsChild>
                    <w:div w:id="1457867036">
                      <w:marLeft w:val="0"/>
                      <w:marRight w:val="0"/>
                      <w:marTop w:val="0"/>
                      <w:marBottom w:val="0"/>
                      <w:divBdr>
                        <w:top w:val="single" w:sz="2" w:space="0" w:color="D9D9E3"/>
                        <w:left w:val="single" w:sz="2" w:space="0" w:color="D9D9E3"/>
                        <w:bottom w:val="single" w:sz="2" w:space="0" w:color="D9D9E3"/>
                        <w:right w:val="single" w:sz="2" w:space="0" w:color="D9D9E3"/>
                      </w:divBdr>
                      <w:divsChild>
                        <w:div w:id="1197157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1626441">
      <w:bodyDiv w:val="1"/>
      <w:marLeft w:val="0"/>
      <w:marRight w:val="0"/>
      <w:marTop w:val="0"/>
      <w:marBottom w:val="0"/>
      <w:divBdr>
        <w:top w:val="none" w:sz="0" w:space="0" w:color="auto"/>
        <w:left w:val="none" w:sz="0" w:space="0" w:color="auto"/>
        <w:bottom w:val="none" w:sz="0" w:space="0" w:color="auto"/>
        <w:right w:val="none" w:sz="0" w:space="0" w:color="auto"/>
      </w:divBdr>
    </w:div>
    <w:div w:id="735586574">
      <w:bodyDiv w:val="1"/>
      <w:marLeft w:val="0"/>
      <w:marRight w:val="0"/>
      <w:marTop w:val="0"/>
      <w:marBottom w:val="0"/>
      <w:divBdr>
        <w:top w:val="none" w:sz="0" w:space="0" w:color="auto"/>
        <w:left w:val="none" w:sz="0" w:space="0" w:color="auto"/>
        <w:bottom w:val="none" w:sz="0" w:space="0" w:color="auto"/>
        <w:right w:val="none" w:sz="0" w:space="0" w:color="auto"/>
      </w:divBdr>
    </w:div>
    <w:div w:id="775251140">
      <w:bodyDiv w:val="1"/>
      <w:marLeft w:val="0"/>
      <w:marRight w:val="0"/>
      <w:marTop w:val="0"/>
      <w:marBottom w:val="0"/>
      <w:divBdr>
        <w:top w:val="none" w:sz="0" w:space="0" w:color="auto"/>
        <w:left w:val="none" w:sz="0" w:space="0" w:color="auto"/>
        <w:bottom w:val="none" w:sz="0" w:space="0" w:color="auto"/>
        <w:right w:val="none" w:sz="0" w:space="0" w:color="auto"/>
      </w:divBdr>
    </w:div>
    <w:div w:id="865556480">
      <w:bodyDiv w:val="1"/>
      <w:marLeft w:val="0"/>
      <w:marRight w:val="0"/>
      <w:marTop w:val="0"/>
      <w:marBottom w:val="0"/>
      <w:divBdr>
        <w:top w:val="none" w:sz="0" w:space="0" w:color="auto"/>
        <w:left w:val="none" w:sz="0" w:space="0" w:color="auto"/>
        <w:bottom w:val="none" w:sz="0" w:space="0" w:color="auto"/>
        <w:right w:val="none" w:sz="0" w:space="0" w:color="auto"/>
      </w:divBdr>
      <w:divsChild>
        <w:div w:id="1457487839">
          <w:marLeft w:val="0"/>
          <w:marRight w:val="0"/>
          <w:marTop w:val="0"/>
          <w:marBottom w:val="0"/>
          <w:divBdr>
            <w:top w:val="none" w:sz="0" w:space="0" w:color="auto"/>
            <w:left w:val="none" w:sz="0" w:space="0" w:color="auto"/>
            <w:bottom w:val="none" w:sz="0" w:space="0" w:color="auto"/>
            <w:right w:val="none" w:sz="0" w:space="0" w:color="auto"/>
          </w:divBdr>
          <w:divsChild>
            <w:div w:id="12905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323">
      <w:bodyDiv w:val="1"/>
      <w:marLeft w:val="0"/>
      <w:marRight w:val="0"/>
      <w:marTop w:val="0"/>
      <w:marBottom w:val="0"/>
      <w:divBdr>
        <w:top w:val="none" w:sz="0" w:space="0" w:color="auto"/>
        <w:left w:val="none" w:sz="0" w:space="0" w:color="auto"/>
        <w:bottom w:val="none" w:sz="0" w:space="0" w:color="auto"/>
        <w:right w:val="none" w:sz="0" w:space="0" w:color="auto"/>
      </w:divBdr>
      <w:divsChild>
        <w:div w:id="1428388450">
          <w:marLeft w:val="0"/>
          <w:marRight w:val="0"/>
          <w:marTop w:val="0"/>
          <w:marBottom w:val="0"/>
          <w:divBdr>
            <w:top w:val="none" w:sz="0" w:space="0" w:color="auto"/>
            <w:left w:val="none" w:sz="0" w:space="0" w:color="auto"/>
            <w:bottom w:val="none" w:sz="0" w:space="0" w:color="auto"/>
            <w:right w:val="none" w:sz="0" w:space="0" w:color="auto"/>
          </w:divBdr>
          <w:divsChild>
            <w:div w:id="273366569">
              <w:marLeft w:val="0"/>
              <w:marRight w:val="0"/>
              <w:marTop w:val="0"/>
              <w:marBottom w:val="0"/>
              <w:divBdr>
                <w:top w:val="none" w:sz="0" w:space="0" w:color="auto"/>
                <w:left w:val="none" w:sz="0" w:space="0" w:color="auto"/>
                <w:bottom w:val="none" w:sz="0" w:space="0" w:color="auto"/>
                <w:right w:val="none" w:sz="0" w:space="0" w:color="auto"/>
              </w:divBdr>
              <w:divsChild>
                <w:div w:id="1249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151471">
      <w:bodyDiv w:val="1"/>
      <w:marLeft w:val="0"/>
      <w:marRight w:val="0"/>
      <w:marTop w:val="0"/>
      <w:marBottom w:val="0"/>
      <w:divBdr>
        <w:top w:val="none" w:sz="0" w:space="0" w:color="auto"/>
        <w:left w:val="none" w:sz="0" w:space="0" w:color="auto"/>
        <w:bottom w:val="none" w:sz="0" w:space="0" w:color="auto"/>
        <w:right w:val="none" w:sz="0" w:space="0" w:color="auto"/>
      </w:divBdr>
    </w:div>
    <w:div w:id="990208687">
      <w:bodyDiv w:val="1"/>
      <w:marLeft w:val="0"/>
      <w:marRight w:val="0"/>
      <w:marTop w:val="0"/>
      <w:marBottom w:val="0"/>
      <w:divBdr>
        <w:top w:val="none" w:sz="0" w:space="0" w:color="auto"/>
        <w:left w:val="none" w:sz="0" w:space="0" w:color="auto"/>
        <w:bottom w:val="none" w:sz="0" w:space="0" w:color="auto"/>
        <w:right w:val="none" w:sz="0" w:space="0" w:color="auto"/>
      </w:divBdr>
      <w:divsChild>
        <w:div w:id="1832982104">
          <w:marLeft w:val="0"/>
          <w:marRight w:val="0"/>
          <w:marTop w:val="0"/>
          <w:marBottom w:val="0"/>
          <w:divBdr>
            <w:top w:val="none" w:sz="0" w:space="0" w:color="auto"/>
            <w:left w:val="none" w:sz="0" w:space="0" w:color="auto"/>
            <w:bottom w:val="none" w:sz="0" w:space="0" w:color="auto"/>
            <w:right w:val="none" w:sz="0" w:space="0" w:color="auto"/>
          </w:divBdr>
          <w:divsChild>
            <w:div w:id="748116848">
              <w:marLeft w:val="0"/>
              <w:marRight w:val="0"/>
              <w:marTop w:val="0"/>
              <w:marBottom w:val="0"/>
              <w:divBdr>
                <w:top w:val="none" w:sz="0" w:space="0" w:color="auto"/>
                <w:left w:val="none" w:sz="0" w:space="0" w:color="auto"/>
                <w:bottom w:val="none" w:sz="0" w:space="0" w:color="auto"/>
                <w:right w:val="none" w:sz="0" w:space="0" w:color="auto"/>
              </w:divBdr>
              <w:divsChild>
                <w:div w:id="10662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96984">
      <w:bodyDiv w:val="1"/>
      <w:marLeft w:val="0"/>
      <w:marRight w:val="0"/>
      <w:marTop w:val="0"/>
      <w:marBottom w:val="0"/>
      <w:divBdr>
        <w:top w:val="none" w:sz="0" w:space="0" w:color="auto"/>
        <w:left w:val="none" w:sz="0" w:space="0" w:color="auto"/>
        <w:bottom w:val="none" w:sz="0" w:space="0" w:color="auto"/>
        <w:right w:val="none" w:sz="0" w:space="0" w:color="auto"/>
      </w:divBdr>
      <w:divsChild>
        <w:div w:id="321931348">
          <w:marLeft w:val="0"/>
          <w:marRight w:val="0"/>
          <w:marTop w:val="0"/>
          <w:marBottom w:val="0"/>
          <w:divBdr>
            <w:top w:val="none" w:sz="0" w:space="0" w:color="auto"/>
            <w:left w:val="none" w:sz="0" w:space="0" w:color="auto"/>
            <w:bottom w:val="none" w:sz="0" w:space="0" w:color="auto"/>
            <w:right w:val="none" w:sz="0" w:space="0" w:color="auto"/>
          </w:divBdr>
          <w:divsChild>
            <w:div w:id="20741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6132">
      <w:bodyDiv w:val="1"/>
      <w:marLeft w:val="0"/>
      <w:marRight w:val="0"/>
      <w:marTop w:val="0"/>
      <w:marBottom w:val="0"/>
      <w:divBdr>
        <w:top w:val="none" w:sz="0" w:space="0" w:color="auto"/>
        <w:left w:val="none" w:sz="0" w:space="0" w:color="auto"/>
        <w:bottom w:val="none" w:sz="0" w:space="0" w:color="auto"/>
        <w:right w:val="none" w:sz="0" w:space="0" w:color="auto"/>
      </w:divBdr>
      <w:divsChild>
        <w:div w:id="992873151">
          <w:marLeft w:val="0"/>
          <w:marRight w:val="0"/>
          <w:marTop w:val="0"/>
          <w:marBottom w:val="0"/>
          <w:divBdr>
            <w:top w:val="none" w:sz="0" w:space="0" w:color="auto"/>
            <w:left w:val="none" w:sz="0" w:space="0" w:color="auto"/>
            <w:bottom w:val="none" w:sz="0" w:space="0" w:color="auto"/>
            <w:right w:val="none" w:sz="0" w:space="0" w:color="auto"/>
          </w:divBdr>
          <w:divsChild>
            <w:div w:id="1742293205">
              <w:marLeft w:val="0"/>
              <w:marRight w:val="0"/>
              <w:marTop w:val="0"/>
              <w:marBottom w:val="0"/>
              <w:divBdr>
                <w:top w:val="none" w:sz="0" w:space="0" w:color="auto"/>
                <w:left w:val="none" w:sz="0" w:space="0" w:color="auto"/>
                <w:bottom w:val="none" w:sz="0" w:space="0" w:color="auto"/>
                <w:right w:val="none" w:sz="0" w:space="0" w:color="auto"/>
              </w:divBdr>
              <w:divsChild>
                <w:div w:id="5010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33568">
      <w:bodyDiv w:val="1"/>
      <w:marLeft w:val="0"/>
      <w:marRight w:val="0"/>
      <w:marTop w:val="0"/>
      <w:marBottom w:val="0"/>
      <w:divBdr>
        <w:top w:val="none" w:sz="0" w:space="0" w:color="auto"/>
        <w:left w:val="none" w:sz="0" w:space="0" w:color="auto"/>
        <w:bottom w:val="none" w:sz="0" w:space="0" w:color="auto"/>
        <w:right w:val="none" w:sz="0" w:space="0" w:color="auto"/>
      </w:divBdr>
      <w:divsChild>
        <w:div w:id="982782028">
          <w:marLeft w:val="0"/>
          <w:marRight w:val="0"/>
          <w:marTop w:val="0"/>
          <w:marBottom w:val="0"/>
          <w:divBdr>
            <w:top w:val="none" w:sz="0" w:space="0" w:color="auto"/>
            <w:left w:val="none" w:sz="0" w:space="0" w:color="auto"/>
            <w:bottom w:val="none" w:sz="0" w:space="0" w:color="auto"/>
            <w:right w:val="none" w:sz="0" w:space="0" w:color="auto"/>
          </w:divBdr>
          <w:divsChild>
            <w:div w:id="1364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3102">
      <w:bodyDiv w:val="1"/>
      <w:marLeft w:val="0"/>
      <w:marRight w:val="0"/>
      <w:marTop w:val="0"/>
      <w:marBottom w:val="0"/>
      <w:divBdr>
        <w:top w:val="none" w:sz="0" w:space="0" w:color="auto"/>
        <w:left w:val="none" w:sz="0" w:space="0" w:color="auto"/>
        <w:bottom w:val="none" w:sz="0" w:space="0" w:color="auto"/>
        <w:right w:val="none" w:sz="0" w:space="0" w:color="auto"/>
      </w:divBdr>
      <w:divsChild>
        <w:div w:id="385566737">
          <w:marLeft w:val="0"/>
          <w:marRight w:val="0"/>
          <w:marTop w:val="0"/>
          <w:marBottom w:val="0"/>
          <w:divBdr>
            <w:top w:val="none" w:sz="0" w:space="0" w:color="auto"/>
            <w:left w:val="none" w:sz="0" w:space="0" w:color="auto"/>
            <w:bottom w:val="none" w:sz="0" w:space="0" w:color="auto"/>
            <w:right w:val="none" w:sz="0" w:space="0" w:color="auto"/>
          </w:divBdr>
          <w:divsChild>
            <w:div w:id="321079345">
              <w:marLeft w:val="0"/>
              <w:marRight w:val="0"/>
              <w:marTop w:val="0"/>
              <w:marBottom w:val="0"/>
              <w:divBdr>
                <w:top w:val="none" w:sz="0" w:space="0" w:color="auto"/>
                <w:left w:val="none" w:sz="0" w:space="0" w:color="auto"/>
                <w:bottom w:val="none" w:sz="0" w:space="0" w:color="auto"/>
                <w:right w:val="none" w:sz="0" w:space="0" w:color="auto"/>
              </w:divBdr>
              <w:divsChild>
                <w:div w:id="105952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7370">
      <w:bodyDiv w:val="1"/>
      <w:marLeft w:val="0"/>
      <w:marRight w:val="0"/>
      <w:marTop w:val="0"/>
      <w:marBottom w:val="0"/>
      <w:divBdr>
        <w:top w:val="none" w:sz="0" w:space="0" w:color="auto"/>
        <w:left w:val="none" w:sz="0" w:space="0" w:color="auto"/>
        <w:bottom w:val="none" w:sz="0" w:space="0" w:color="auto"/>
        <w:right w:val="none" w:sz="0" w:space="0" w:color="auto"/>
      </w:divBdr>
      <w:divsChild>
        <w:div w:id="488785333">
          <w:marLeft w:val="0"/>
          <w:marRight w:val="0"/>
          <w:marTop w:val="0"/>
          <w:marBottom w:val="0"/>
          <w:divBdr>
            <w:top w:val="none" w:sz="0" w:space="0" w:color="auto"/>
            <w:left w:val="none" w:sz="0" w:space="0" w:color="auto"/>
            <w:bottom w:val="none" w:sz="0" w:space="0" w:color="auto"/>
            <w:right w:val="none" w:sz="0" w:space="0" w:color="auto"/>
          </w:divBdr>
          <w:divsChild>
            <w:div w:id="5796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6876">
      <w:bodyDiv w:val="1"/>
      <w:marLeft w:val="0"/>
      <w:marRight w:val="0"/>
      <w:marTop w:val="0"/>
      <w:marBottom w:val="0"/>
      <w:divBdr>
        <w:top w:val="none" w:sz="0" w:space="0" w:color="auto"/>
        <w:left w:val="none" w:sz="0" w:space="0" w:color="auto"/>
        <w:bottom w:val="none" w:sz="0" w:space="0" w:color="auto"/>
        <w:right w:val="none" w:sz="0" w:space="0" w:color="auto"/>
      </w:divBdr>
      <w:divsChild>
        <w:div w:id="1781948588">
          <w:marLeft w:val="0"/>
          <w:marRight w:val="0"/>
          <w:marTop w:val="0"/>
          <w:marBottom w:val="0"/>
          <w:divBdr>
            <w:top w:val="none" w:sz="0" w:space="0" w:color="auto"/>
            <w:left w:val="none" w:sz="0" w:space="0" w:color="auto"/>
            <w:bottom w:val="none" w:sz="0" w:space="0" w:color="auto"/>
            <w:right w:val="none" w:sz="0" w:space="0" w:color="auto"/>
          </w:divBdr>
          <w:divsChild>
            <w:div w:id="1097479591">
              <w:marLeft w:val="0"/>
              <w:marRight w:val="0"/>
              <w:marTop w:val="0"/>
              <w:marBottom w:val="0"/>
              <w:divBdr>
                <w:top w:val="none" w:sz="0" w:space="0" w:color="auto"/>
                <w:left w:val="none" w:sz="0" w:space="0" w:color="auto"/>
                <w:bottom w:val="none" w:sz="0" w:space="0" w:color="auto"/>
                <w:right w:val="none" w:sz="0" w:space="0" w:color="auto"/>
              </w:divBdr>
              <w:divsChild>
                <w:div w:id="11082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62738">
      <w:bodyDiv w:val="1"/>
      <w:marLeft w:val="0"/>
      <w:marRight w:val="0"/>
      <w:marTop w:val="0"/>
      <w:marBottom w:val="0"/>
      <w:divBdr>
        <w:top w:val="none" w:sz="0" w:space="0" w:color="auto"/>
        <w:left w:val="none" w:sz="0" w:space="0" w:color="auto"/>
        <w:bottom w:val="none" w:sz="0" w:space="0" w:color="auto"/>
        <w:right w:val="none" w:sz="0" w:space="0" w:color="auto"/>
      </w:divBdr>
      <w:divsChild>
        <w:div w:id="2030402257">
          <w:marLeft w:val="0"/>
          <w:marRight w:val="0"/>
          <w:marTop w:val="0"/>
          <w:marBottom w:val="0"/>
          <w:divBdr>
            <w:top w:val="none" w:sz="0" w:space="0" w:color="auto"/>
            <w:left w:val="none" w:sz="0" w:space="0" w:color="auto"/>
            <w:bottom w:val="none" w:sz="0" w:space="0" w:color="auto"/>
            <w:right w:val="none" w:sz="0" w:space="0" w:color="auto"/>
          </w:divBdr>
          <w:divsChild>
            <w:div w:id="20541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50358">
      <w:bodyDiv w:val="1"/>
      <w:marLeft w:val="0"/>
      <w:marRight w:val="0"/>
      <w:marTop w:val="0"/>
      <w:marBottom w:val="0"/>
      <w:divBdr>
        <w:top w:val="none" w:sz="0" w:space="0" w:color="auto"/>
        <w:left w:val="none" w:sz="0" w:space="0" w:color="auto"/>
        <w:bottom w:val="none" w:sz="0" w:space="0" w:color="auto"/>
        <w:right w:val="none" w:sz="0" w:space="0" w:color="auto"/>
      </w:divBdr>
    </w:div>
    <w:div w:id="1629893463">
      <w:bodyDiv w:val="1"/>
      <w:marLeft w:val="0"/>
      <w:marRight w:val="0"/>
      <w:marTop w:val="0"/>
      <w:marBottom w:val="0"/>
      <w:divBdr>
        <w:top w:val="none" w:sz="0" w:space="0" w:color="auto"/>
        <w:left w:val="none" w:sz="0" w:space="0" w:color="auto"/>
        <w:bottom w:val="none" w:sz="0" w:space="0" w:color="auto"/>
        <w:right w:val="none" w:sz="0" w:space="0" w:color="auto"/>
      </w:divBdr>
      <w:divsChild>
        <w:div w:id="1095370465">
          <w:marLeft w:val="0"/>
          <w:marRight w:val="0"/>
          <w:marTop w:val="0"/>
          <w:marBottom w:val="0"/>
          <w:divBdr>
            <w:top w:val="none" w:sz="0" w:space="0" w:color="auto"/>
            <w:left w:val="none" w:sz="0" w:space="0" w:color="auto"/>
            <w:bottom w:val="none" w:sz="0" w:space="0" w:color="auto"/>
            <w:right w:val="none" w:sz="0" w:space="0" w:color="auto"/>
          </w:divBdr>
          <w:divsChild>
            <w:div w:id="703211341">
              <w:marLeft w:val="0"/>
              <w:marRight w:val="0"/>
              <w:marTop w:val="0"/>
              <w:marBottom w:val="0"/>
              <w:divBdr>
                <w:top w:val="none" w:sz="0" w:space="0" w:color="auto"/>
                <w:left w:val="none" w:sz="0" w:space="0" w:color="auto"/>
                <w:bottom w:val="none" w:sz="0" w:space="0" w:color="auto"/>
                <w:right w:val="none" w:sz="0" w:space="0" w:color="auto"/>
              </w:divBdr>
              <w:divsChild>
                <w:div w:id="20222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10564">
      <w:bodyDiv w:val="1"/>
      <w:marLeft w:val="0"/>
      <w:marRight w:val="0"/>
      <w:marTop w:val="0"/>
      <w:marBottom w:val="0"/>
      <w:divBdr>
        <w:top w:val="none" w:sz="0" w:space="0" w:color="auto"/>
        <w:left w:val="none" w:sz="0" w:space="0" w:color="auto"/>
        <w:bottom w:val="none" w:sz="0" w:space="0" w:color="auto"/>
        <w:right w:val="none" w:sz="0" w:space="0" w:color="auto"/>
      </w:divBdr>
      <w:divsChild>
        <w:div w:id="1766654268">
          <w:marLeft w:val="0"/>
          <w:marRight w:val="0"/>
          <w:marTop w:val="0"/>
          <w:marBottom w:val="0"/>
          <w:divBdr>
            <w:top w:val="none" w:sz="0" w:space="0" w:color="auto"/>
            <w:left w:val="none" w:sz="0" w:space="0" w:color="auto"/>
            <w:bottom w:val="none" w:sz="0" w:space="0" w:color="auto"/>
            <w:right w:val="none" w:sz="0" w:space="0" w:color="auto"/>
          </w:divBdr>
          <w:divsChild>
            <w:div w:id="128334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8783">
      <w:bodyDiv w:val="1"/>
      <w:marLeft w:val="0"/>
      <w:marRight w:val="0"/>
      <w:marTop w:val="0"/>
      <w:marBottom w:val="0"/>
      <w:divBdr>
        <w:top w:val="none" w:sz="0" w:space="0" w:color="auto"/>
        <w:left w:val="none" w:sz="0" w:space="0" w:color="auto"/>
        <w:bottom w:val="none" w:sz="0" w:space="0" w:color="auto"/>
        <w:right w:val="none" w:sz="0" w:space="0" w:color="auto"/>
      </w:divBdr>
      <w:divsChild>
        <w:div w:id="559288417">
          <w:marLeft w:val="0"/>
          <w:marRight w:val="0"/>
          <w:marTop w:val="0"/>
          <w:marBottom w:val="0"/>
          <w:divBdr>
            <w:top w:val="none" w:sz="0" w:space="0" w:color="auto"/>
            <w:left w:val="none" w:sz="0" w:space="0" w:color="auto"/>
            <w:bottom w:val="none" w:sz="0" w:space="0" w:color="auto"/>
            <w:right w:val="none" w:sz="0" w:space="0" w:color="auto"/>
          </w:divBdr>
          <w:divsChild>
            <w:div w:id="1495874775">
              <w:marLeft w:val="0"/>
              <w:marRight w:val="0"/>
              <w:marTop w:val="0"/>
              <w:marBottom w:val="0"/>
              <w:divBdr>
                <w:top w:val="none" w:sz="0" w:space="0" w:color="auto"/>
                <w:left w:val="none" w:sz="0" w:space="0" w:color="auto"/>
                <w:bottom w:val="none" w:sz="0" w:space="0" w:color="auto"/>
                <w:right w:val="none" w:sz="0" w:space="0" w:color="auto"/>
              </w:divBdr>
              <w:divsChild>
                <w:div w:id="11221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2923">
          <w:marLeft w:val="0"/>
          <w:marRight w:val="0"/>
          <w:marTop w:val="0"/>
          <w:marBottom w:val="0"/>
          <w:divBdr>
            <w:top w:val="none" w:sz="0" w:space="0" w:color="auto"/>
            <w:left w:val="none" w:sz="0" w:space="0" w:color="auto"/>
            <w:bottom w:val="none" w:sz="0" w:space="0" w:color="auto"/>
            <w:right w:val="none" w:sz="0" w:space="0" w:color="auto"/>
          </w:divBdr>
          <w:divsChild>
            <w:div w:id="1528904333">
              <w:marLeft w:val="0"/>
              <w:marRight w:val="0"/>
              <w:marTop w:val="0"/>
              <w:marBottom w:val="0"/>
              <w:divBdr>
                <w:top w:val="none" w:sz="0" w:space="0" w:color="auto"/>
                <w:left w:val="none" w:sz="0" w:space="0" w:color="auto"/>
                <w:bottom w:val="none" w:sz="0" w:space="0" w:color="auto"/>
                <w:right w:val="none" w:sz="0" w:space="0" w:color="auto"/>
              </w:divBdr>
              <w:divsChild>
                <w:div w:id="1506167869">
                  <w:marLeft w:val="0"/>
                  <w:marRight w:val="0"/>
                  <w:marTop w:val="0"/>
                  <w:marBottom w:val="0"/>
                  <w:divBdr>
                    <w:top w:val="none" w:sz="0" w:space="0" w:color="auto"/>
                    <w:left w:val="none" w:sz="0" w:space="0" w:color="auto"/>
                    <w:bottom w:val="none" w:sz="0" w:space="0" w:color="auto"/>
                    <w:right w:val="none" w:sz="0" w:space="0" w:color="auto"/>
                  </w:divBdr>
                </w:div>
              </w:divsChild>
            </w:div>
            <w:div w:id="1526747967">
              <w:marLeft w:val="0"/>
              <w:marRight w:val="0"/>
              <w:marTop w:val="0"/>
              <w:marBottom w:val="0"/>
              <w:divBdr>
                <w:top w:val="none" w:sz="0" w:space="0" w:color="auto"/>
                <w:left w:val="none" w:sz="0" w:space="0" w:color="auto"/>
                <w:bottom w:val="none" w:sz="0" w:space="0" w:color="auto"/>
                <w:right w:val="none" w:sz="0" w:space="0" w:color="auto"/>
              </w:divBdr>
              <w:divsChild>
                <w:div w:id="10422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025516">
      <w:bodyDiv w:val="1"/>
      <w:marLeft w:val="0"/>
      <w:marRight w:val="0"/>
      <w:marTop w:val="0"/>
      <w:marBottom w:val="0"/>
      <w:divBdr>
        <w:top w:val="none" w:sz="0" w:space="0" w:color="auto"/>
        <w:left w:val="none" w:sz="0" w:space="0" w:color="auto"/>
        <w:bottom w:val="none" w:sz="0" w:space="0" w:color="auto"/>
        <w:right w:val="none" w:sz="0" w:space="0" w:color="auto"/>
      </w:divBdr>
      <w:divsChild>
        <w:div w:id="32461602">
          <w:marLeft w:val="0"/>
          <w:marRight w:val="0"/>
          <w:marTop w:val="0"/>
          <w:marBottom w:val="0"/>
          <w:divBdr>
            <w:top w:val="none" w:sz="0" w:space="0" w:color="auto"/>
            <w:left w:val="none" w:sz="0" w:space="0" w:color="auto"/>
            <w:bottom w:val="none" w:sz="0" w:space="0" w:color="auto"/>
            <w:right w:val="none" w:sz="0" w:space="0" w:color="auto"/>
          </w:divBdr>
          <w:divsChild>
            <w:div w:id="12739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636">
      <w:bodyDiv w:val="1"/>
      <w:marLeft w:val="0"/>
      <w:marRight w:val="0"/>
      <w:marTop w:val="0"/>
      <w:marBottom w:val="0"/>
      <w:divBdr>
        <w:top w:val="none" w:sz="0" w:space="0" w:color="auto"/>
        <w:left w:val="none" w:sz="0" w:space="0" w:color="auto"/>
        <w:bottom w:val="none" w:sz="0" w:space="0" w:color="auto"/>
        <w:right w:val="none" w:sz="0" w:space="0" w:color="auto"/>
      </w:divBdr>
    </w:div>
    <w:div w:id="1746537669">
      <w:bodyDiv w:val="1"/>
      <w:marLeft w:val="0"/>
      <w:marRight w:val="0"/>
      <w:marTop w:val="0"/>
      <w:marBottom w:val="0"/>
      <w:divBdr>
        <w:top w:val="none" w:sz="0" w:space="0" w:color="auto"/>
        <w:left w:val="none" w:sz="0" w:space="0" w:color="auto"/>
        <w:bottom w:val="none" w:sz="0" w:space="0" w:color="auto"/>
        <w:right w:val="none" w:sz="0" w:space="0" w:color="auto"/>
      </w:divBdr>
      <w:divsChild>
        <w:div w:id="422989745">
          <w:marLeft w:val="0"/>
          <w:marRight w:val="0"/>
          <w:marTop w:val="0"/>
          <w:marBottom w:val="0"/>
          <w:divBdr>
            <w:top w:val="none" w:sz="0" w:space="0" w:color="auto"/>
            <w:left w:val="none" w:sz="0" w:space="0" w:color="auto"/>
            <w:bottom w:val="none" w:sz="0" w:space="0" w:color="auto"/>
            <w:right w:val="none" w:sz="0" w:space="0" w:color="auto"/>
          </w:divBdr>
          <w:divsChild>
            <w:div w:id="101457542">
              <w:marLeft w:val="0"/>
              <w:marRight w:val="0"/>
              <w:marTop w:val="0"/>
              <w:marBottom w:val="0"/>
              <w:divBdr>
                <w:top w:val="none" w:sz="0" w:space="0" w:color="auto"/>
                <w:left w:val="none" w:sz="0" w:space="0" w:color="auto"/>
                <w:bottom w:val="none" w:sz="0" w:space="0" w:color="auto"/>
                <w:right w:val="none" w:sz="0" w:space="0" w:color="auto"/>
              </w:divBdr>
              <w:divsChild>
                <w:div w:id="8738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136005">
      <w:bodyDiv w:val="1"/>
      <w:marLeft w:val="0"/>
      <w:marRight w:val="0"/>
      <w:marTop w:val="0"/>
      <w:marBottom w:val="0"/>
      <w:divBdr>
        <w:top w:val="none" w:sz="0" w:space="0" w:color="auto"/>
        <w:left w:val="none" w:sz="0" w:space="0" w:color="auto"/>
        <w:bottom w:val="none" w:sz="0" w:space="0" w:color="auto"/>
        <w:right w:val="none" w:sz="0" w:space="0" w:color="auto"/>
      </w:divBdr>
      <w:divsChild>
        <w:div w:id="360714104">
          <w:marLeft w:val="0"/>
          <w:marRight w:val="0"/>
          <w:marTop w:val="0"/>
          <w:marBottom w:val="0"/>
          <w:divBdr>
            <w:top w:val="none" w:sz="0" w:space="0" w:color="auto"/>
            <w:left w:val="none" w:sz="0" w:space="0" w:color="auto"/>
            <w:bottom w:val="none" w:sz="0" w:space="0" w:color="auto"/>
            <w:right w:val="none" w:sz="0" w:space="0" w:color="auto"/>
          </w:divBdr>
          <w:divsChild>
            <w:div w:id="5456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8917">
      <w:bodyDiv w:val="1"/>
      <w:marLeft w:val="0"/>
      <w:marRight w:val="0"/>
      <w:marTop w:val="0"/>
      <w:marBottom w:val="0"/>
      <w:divBdr>
        <w:top w:val="none" w:sz="0" w:space="0" w:color="auto"/>
        <w:left w:val="none" w:sz="0" w:space="0" w:color="auto"/>
        <w:bottom w:val="none" w:sz="0" w:space="0" w:color="auto"/>
        <w:right w:val="none" w:sz="0" w:space="0" w:color="auto"/>
      </w:divBdr>
    </w:div>
    <w:div w:id="204494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creativecommons.net/tipos-de-licencias/" TargetMode="External"/><Relationship Id="rId17" Type="http://schemas.openxmlformats.org/officeDocument/2006/relationships/hyperlink" Target="https://github.com/TatianaGarcia1128/foro_discusion_udea" TargetMode="External"/><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redalyc.org/journal/6078/607870799010/60787079901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disi.unal.edu.co/~eleonguz/cursos/mda/presentaciones/validacion_Clustering.pdf"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A95E2178D643B398D57C471B6FF8C5"/>
        <w:category>
          <w:name w:val="General"/>
          <w:gallery w:val="placeholder"/>
        </w:category>
        <w:types>
          <w:type w:val="bbPlcHdr"/>
        </w:types>
        <w:behaviors>
          <w:behavior w:val="content"/>
        </w:behaviors>
        <w:guid w:val="{A6B67583-6A69-4B08-8B29-CBCD80012A33}"/>
      </w:docPartPr>
      <w:docPartBody>
        <w:p w:rsidR="006B7788" w:rsidRDefault="002172D4" w:rsidP="002172D4">
          <w:pPr>
            <w:pStyle w:val="52A95E2178D643B398D57C471B6FF8C51"/>
          </w:pPr>
          <w:r w:rsidRPr="005F0241">
            <w:rPr>
              <w:rStyle w:val="Textodelmarcadordeposicin"/>
            </w:rPr>
            <w:t>Elija un elemento.</w:t>
          </w:r>
        </w:p>
      </w:docPartBody>
    </w:docPart>
    <w:docPart>
      <w:docPartPr>
        <w:name w:val="E5BA75A3F39446F09D928844DD9668EC"/>
        <w:category>
          <w:name w:val="General"/>
          <w:gallery w:val="placeholder"/>
        </w:category>
        <w:types>
          <w:type w:val="bbPlcHdr"/>
        </w:types>
        <w:behaviors>
          <w:behavior w:val="content"/>
        </w:behaviors>
        <w:guid w:val="{11F47D9E-9F78-4740-A40F-F51C27BD6781}"/>
      </w:docPartPr>
      <w:docPartBody>
        <w:p w:rsidR="002E7E30" w:rsidRDefault="00286DC7" w:rsidP="00286DC7">
          <w:pPr>
            <w:pStyle w:val="E5BA75A3F39446F09D928844DD9668EC"/>
          </w:pPr>
          <w:r w:rsidRPr="007A2281">
            <w:rPr>
              <w:rStyle w:val="Textodelmarcadordeposicin"/>
            </w:rPr>
            <w:t>Elija un elemento.</w:t>
          </w:r>
        </w:p>
      </w:docPartBody>
    </w:docPart>
    <w:docPart>
      <w:docPartPr>
        <w:name w:val="C085C143E00C4F448E18995E5C3BB7BF"/>
        <w:category>
          <w:name w:val="General"/>
          <w:gallery w:val="placeholder"/>
        </w:category>
        <w:types>
          <w:type w:val="bbPlcHdr"/>
        </w:types>
        <w:behaviors>
          <w:behavior w:val="content"/>
        </w:behaviors>
        <w:guid w:val="{9E36FBC7-D0B0-4177-A9EA-5934F77EE418}"/>
      </w:docPartPr>
      <w:docPartBody>
        <w:p w:rsidR="00F97262" w:rsidRDefault="00430486" w:rsidP="00430486">
          <w:pPr>
            <w:pStyle w:val="C085C143E00C4F448E18995E5C3BB7BF"/>
          </w:pPr>
          <w:r w:rsidRPr="007A2281">
            <w:rPr>
              <w:rStyle w:val="Textodelmarcadordeposicin"/>
            </w:rPr>
            <w:t>Elija un elemento.</w:t>
          </w:r>
        </w:p>
      </w:docPartBody>
    </w:docPart>
    <w:docPart>
      <w:docPartPr>
        <w:name w:val="CDDD6F0D24EA4D0CBAACF5AA0A0FC96C"/>
        <w:category>
          <w:name w:val="General"/>
          <w:gallery w:val="placeholder"/>
        </w:category>
        <w:types>
          <w:type w:val="bbPlcHdr"/>
        </w:types>
        <w:behaviors>
          <w:behavior w:val="content"/>
        </w:behaviors>
        <w:guid w:val="{96168FA2-1AF5-4875-B2B9-68523DAC78B7}"/>
      </w:docPartPr>
      <w:docPartBody>
        <w:p w:rsidR="00F97262" w:rsidRDefault="00430486" w:rsidP="00430486">
          <w:pPr>
            <w:pStyle w:val="CDDD6F0D24EA4D0CBAACF5AA0A0FC96C"/>
          </w:pPr>
          <w:r w:rsidRPr="007A2281">
            <w:rPr>
              <w:rStyle w:val="Textodelmarcadordeposicin"/>
            </w:rPr>
            <w:t>Elija un elemento.</w:t>
          </w:r>
        </w:p>
      </w:docPartBody>
    </w:docPart>
    <w:docPart>
      <w:docPartPr>
        <w:name w:val="77D2C522BEFB418AAA9EC3698B609C40"/>
        <w:category>
          <w:name w:val="General"/>
          <w:gallery w:val="placeholder"/>
        </w:category>
        <w:types>
          <w:type w:val="bbPlcHdr"/>
        </w:types>
        <w:behaviors>
          <w:behavior w:val="content"/>
        </w:behaviors>
        <w:guid w:val="{32A0BB63-DF2D-4510-BD7D-F11065AE5995}"/>
      </w:docPartPr>
      <w:docPartBody>
        <w:p w:rsidR="00F97262" w:rsidRDefault="00430486" w:rsidP="00430486">
          <w:pPr>
            <w:pStyle w:val="77D2C522BEFB418AAA9EC3698B609C40"/>
          </w:pPr>
          <w:r w:rsidRPr="007A2281">
            <w:rPr>
              <w:rStyle w:val="Textodelmarcadordeposicin"/>
            </w:rPr>
            <w:t>Elija un elemento.</w:t>
          </w:r>
        </w:p>
      </w:docPartBody>
    </w:docPart>
    <w:docPart>
      <w:docPartPr>
        <w:name w:val="0854281D085A44849099F5E815DA7354"/>
        <w:category>
          <w:name w:val="General"/>
          <w:gallery w:val="placeholder"/>
        </w:category>
        <w:types>
          <w:type w:val="bbPlcHdr"/>
        </w:types>
        <w:behaviors>
          <w:behavior w:val="content"/>
        </w:behaviors>
        <w:guid w:val="{D975FF3B-4E12-4EC6-9008-E853B04A9393}"/>
      </w:docPartPr>
      <w:docPartBody>
        <w:p w:rsidR="00F97262" w:rsidRDefault="00430486" w:rsidP="00430486">
          <w:pPr>
            <w:pStyle w:val="0854281D085A44849099F5E815DA7354"/>
          </w:pPr>
          <w:r w:rsidRPr="007A2281">
            <w:rPr>
              <w:rStyle w:val="Textodelmarcadordeposicin"/>
            </w:rPr>
            <w:t>Elija un elemento.</w:t>
          </w:r>
        </w:p>
      </w:docPartBody>
    </w:docPart>
    <w:docPart>
      <w:docPartPr>
        <w:name w:val="B8C79DF0238E41A4B9CFEF5F72B0777E"/>
        <w:category>
          <w:name w:val="General"/>
          <w:gallery w:val="placeholder"/>
        </w:category>
        <w:types>
          <w:type w:val="bbPlcHdr"/>
        </w:types>
        <w:behaviors>
          <w:behavior w:val="content"/>
        </w:behaviors>
        <w:guid w:val="{2478DB7C-E58A-4F2C-9C99-198CBB7D790A}"/>
      </w:docPartPr>
      <w:docPartBody>
        <w:p w:rsidR="00F97262" w:rsidRDefault="00430486" w:rsidP="00430486">
          <w:pPr>
            <w:pStyle w:val="B8C79DF0238E41A4B9CFEF5F72B0777E"/>
          </w:pPr>
          <w:r w:rsidRPr="007A2281">
            <w:rPr>
              <w:rStyle w:val="Textodelmarcadordeposicin"/>
            </w:rPr>
            <w:t>Elija un elemento.</w:t>
          </w:r>
        </w:p>
      </w:docPartBody>
    </w:docPart>
    <w:docPart>
      <w:docPartPr>
        <w:name w:val="C62EA9ED1E5A44B3912716B4E7BB63AB"/>
        <w:category>
          <w:name w:val="General"/>
          <w:gallery w:val="placeholder"/>
        </w:category>
        <w:types>
          <w:type w:val="bbPlcHdr"/>
        </w:types>
        <w:behaviors>
          <w:behavior w:val="content"/>
        </w:behaviors>
        <w:guid w:val="{B0127469-C26B-487B-B6C5-85C9D8DADF7F}"/>
      </w:docPartPr>
      <w:docPartBody>
        <w:p w:rsidR="00F97262" w:rsidRDefault="00430486" w:rsidP="00430486">
          <w:pPr>
            <w:pStyle w:val="C62EA9ED1E5A44B3912716B4E7BB63AB"/>
          </w:pPr>
          <w:r w:rsidRPr="007A2281">
            <w:rPr>
              <w:rStyle w:val="Textodelmarcadordeposicin"/>
            </w:rPr>
            <w:t>Elija un elemento.</w:t>
          </w:r>
        </w:p>
      </w:docPartBody>
    </w:docPart>
    <w:docPart>
      <w:docPartPr>
        <w:name w:val="D12899B8402549C09B73E168E7FD576B"/>
        <w:category>
          <w:name w:val="General"/>
          <w:gallery w:val="placeholder"/>
        </w:category>
        <w:types>
          <w:type w:val="bbPlcHdr"/>
        </w:types>
        <w:behaviors>
          <w:behavior w:val="content"/>
        </w:behaviors>
        <w:guid w:val="{13CD494E-3999-44A3-9414-3A951977483A}"/>
      </w:docPartPr>
      <w:docPartBody>
        <w:p w:rsidR="00F97262" w:rsidRDefault="00430486" w:rsidP="00430486">
          <w:pPr>
            <w:pStyle w:val="D12899B8402549C09B73E168E7FD576B"/>
          </w:pPr>
          <w:r w:rsidRPr="00171C88">
            <w:rPr>
              <w:rStyle w:val="Textodelmarcadordeposicin"/>
            </w:rPr>
            <w:t>Elija un elemento.</w:t>
          </w:r>
        </w:p>
      </w:docPartBody>
    </w:docPart>
    <w:docPart>
      <w:docPartPr>
        <w:name w:val="5AB397A4A2224CC58764031ECC62DC02"/>
        <w:category>
          <w:name w:val="General"/>
          <w:gallery w:val="placeholder"/>
        </w:category>
        <w:types>
          <w:type w:val="bbPlcHdr"/>
        </w:types>
        <w:behaviors>
          <w:behavior w:val="content"/>
        </w:behaviors>
        <w:guid w:val="{5E5F338F-A5E8-458A-AB2D-CB9CBED1BD8F}"/>
      </w:docPartPr>
      <w:docPartBody>
        <w:p w:rsidR="00F97262" w:rsidRDefault="00430486" w:rsidP="00430486">
          <w:pPr>
            <w:pStyle w:val="5AB397A4A2224CC58764031ECC62DC02"/>
          </w:pPr>
          <w:r w:rsidRPr="007A2281">
            <w:rPr>
              <w:rStyle w:val="Textodelmarcadordeposicin"/>
            </w:rPr>
            <w:t>Elija un elemento.</w:t>
          </w:r>
        </w:p>
      </w:docPartBody>
    </w:docPart>
    <w:docPart>
      <w:docPartPr>
        <w:name w:val="BC642B7BE1F24CB79FD58FFD990C0555"/>
        <w:category>
          <w:name w:val="General"/>
          <w:gallery w:val="placeholder"/>
        </w:category>
        <w:types>
          <w:type w:val="bbPlcHdr"/>
        </w:types>
        <w:behaviors>
          <w:behavior w:val="content"/>
        </w:behaviors>
        <w:guid w:val="{3C0FAC6D-DB02-4017-8B2A-1AD62FE88285}"/>
      </w:docPartPr>
      <w:docPartBody>
        <w:p w:rsidR="00F97262" w:rsidRDefault="00430486" w:rsidP="00430486">
          <w:pPr>
            <w:pStyle w:val="BC642B7BE1F24CB79FD58FFD990C0555"/>
          </w:pPr>
          <w:r w:rsidRPr="007A2281">
            <w:rPr>
              <w:rStyle w:val="Textodelmarcadordeposicin"/>
            </w:rPr>
            <w:t>Elija un elemento.</w:t>
          </w:r>
        </w:p>
      </w:docPartBody>
    </w:docPart>
    <w:docPart>
      <w:docPartPr>
        <w:name w:val="5D5E8CFB00C445F2B080075E713E8C48"/>
        <w:category>
          <w:name w:val="General"/>
          <w:gallery w:val="placeholder"/>
        </w:category>
        <w:types>
          <w:type w:val="bbPlcHdr"/>
        </w:types>
        <w:behaviors>
          <w:behavior w:val="content"/>
        </w:behaviors>
        <w:guid w:val="{C2E1F422-4A01-4663-A3DA-21D35FEB8A72}"/>
      </w:docPartPr>
      <w:docPartBody>
        <w:p w:rsidR="00F97262" w:rsidRDefault="00430486" w:rsidP="00430486">
          <w:pPr>
            <w:pStyle w:val="5D5E8CFB00C445F2B080075E713E8C48"/>
          </w:pPr>
          <w:r w:rsidRPr="007A2281">
            <w:rPr>
              <w:rStyle w:val="Textodelmarcadordeposicin"/>
            </w:rPr>
            <w:t>Elija un elemento.</w:t>
          </w:r>
        </w:p>
      </w:docPartBody>
    </w:docPart>
    <w:docPart>
      <w:docPartPr>
        <w:name w:val="56B8DC2551F34921BB325904EAF7331B"/>
        <w:category>
          <w:name w:val="General"/>
          <w:gallery w:val="placeholder"/>
        </w:category>
        <w:types>
          <w:type w:val="bbPlcHdr"/>
        </w:types>
        <w:behaviors>
          <w:behavior w:val="content"/>
        </w:behaviors>
        <w:guid w:val="{840895C2-8186-45F6-A473-0771A9BEC9AE}"/>
      </w:docPartPr>
      <w:docPartBody>
        <w:p w:rsidR="00F97262" w:rsidRDefault="00430486" w:rsidP="00430486">
          <w:pPr>
            <w:pStyle w:val="56B8DC2551F34921BB325904EAF7331B"/>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046CC"/>
    <w:rsid w:val="0001585E"/>
    <w:rsid w:val="000522D2"/>
    <w:rsid w:val="00060AC8"/>
    <w:rsid w:val="000668B3"/>
    <w:rsid w:val="000E7FB8"/>
    <w:rsid w:val="001729C8"/>
    <w:rsid w:val="0017659A"/>
    <w:rsid w:val="001B758D"/>
    <w:rsid w:val="001D0C4F"/>
    <w:rsid w:val="001E37B7"/>
    <w:rsid w:val="00202467"/>
    <w:rsid w:val="002172D4"/>
    <w:rsid w:val="00222D41"/>
    <w:rsid w:val="00253DA9"/>
    <w:rsid w:val="00256CF3"/>
    <w:rsid w:val="002743A4"/>
    <w:rsid w:val="00285ABB"/>
    <w:rsid w:val="00286DC7"/>
    <w:rsid w:val="002A1A8A"/>
    <w:rsid w:val="002B7194"/>
    <w:rsid w:val="002E299E"/>
    <w:rsid w:val="002E2C7D"/>
    <w:rsid w:val="002E7E30"/>
    <w:rsid w:val="003134B8"/>
    <w:rsid w:val="0033421F"/>
    <w:rsid w:val="0035333A"/>
    <w:rsid w:val="00356687"/>
    <w:rsid w:val="00377752"/>
    <w:rsid w:val="0038427D"/>
    <w:rsid w:val="003843A6"/>
    <w:rsid w:val="003C5E60"/>
    <w:rsid w:val="003F27AE"/>
    <w:rsid w:val="004012C8"/>
    <w:rsid w:val="00414211"/>
    <w:rsid w:val="00430486"/>
    <w:rsid w:val="00445513"/>
    <w:rsid w:val="00464D88"/>
    <w:rsid w:val="00496738"/>
    <w:rsid w:val="004A6127"/>
    <w:rsid w:val="004B1CE6"/>
    <w:rsid w:val="004B51B8"/>
    <w:rsid w:val="004D63E3"/>
    <w:rsid w:val="004F7AAD"/>
    <w:rsid w:val="00512DDE"/>
    <w:rsid w:val="00565135"/>
    <w:rsid w:val="005756A3"/>
    <w:rsid w:val="00582FC2"/>
    <w:rsid w:val="00583C94"/>
    <w:rsid w:val="00583CF2"/>
    <w:rsid w:val="005945A6"/>
    <w:rsid w:val="0059588B"/>
    <w:rsid w:val="005A0378"/>
    <w:rsid w:val="005B7C16"/>
    <w:rsid w:val="005C0EEB"/>
    <w:rsid w:val="005D18C7"/>
    <w:rsid w:val="005F0D53"/>
    <w:rsid w:val="00610DE2"/>
    <w:rsid w:val="00642842"/>
    <w:rsid w:val="006433FA"/>
    <w:rsid w:val="0066761E"/>
    <w:rsid w:val="00674715"/>
    <w:rsid w:val="00696537"/>
    <w:rsid w:val="00696E1F"/>
    <w:rsid w:val="006B7788"/>
    <w:rsid w:val="006C4396"/>
    <w:rsid w:val="006C68A3"/>
    <w:rsid w:val="006D186D"/>
    <w:rsid w:val="006E1313"/>
    <w:rsid w:val="006F5782"/>
    <w:rsid w:val="00701EE4"/>
    <w:rsid w:val="00712AA8"/>
    <w:rsid w:val="00716009"/>
    <w:rsid w:val="007245E1"/>
    <w:rsid w:val="007B6B29"/>
    <w:rsid w:val="007E3C4D"/>
    <w:rsid w:val="007E4696"/>
    <w:rsid w:val="007E5A73"/>
    <w:rsid w:val="007F0AE7"/>
    <w:rsid w:val="007F7C2F"/>
    <w:rsid w:val="00806A2D"/>
    <w:rsid w:val="008233C7"/>
    <w:rsid w:val="00896603"/>
    <w:rsid w:val="008A1B86"/>
    <w:rsid w:val="008A4074"/>
    <w:rsid w:val="008A658B"/>
    <w:rsid w:val="008B7F48"/>
    <w:rsid w:val="00911224"/>
    <w:rsid w:val="00925B76"/>
    <w:rsid w:val="009269B7"/>
    <w:rsid w:val="00936778"/>
    <w:rsid w:val="00942F73"/>
    <w:rsid w:val="0098406C"/>
    <w:rsid w:val="009B5CBE"/>
    <w:rsid w:val="00A001BD"/>
    <w:rsid w:val="00A05B37"/>
    <w:rsid w:val="00A47D73"/>
    <w:rsid w:val="00A5724B"/>
    <w:rsid w:val="00A82B82"/>
    <w:rsid w:val="00B17CE7"/>
    <w:rsid w:val="00B3755C"/>
    <w:rsid w:val="00B6072F"/>
    <w:rsid w:val="00BA0310"/>
    <w:rsid w:val="00BB2D83"/>
    <w:rsid w:val="00BB55F0"/>
    <w:rsid w:val="00BD783B"/>
    <w:rsid w:val="00BE0CF5"/>
    <w:rsid w:val="00C275A9"/>
    <w:rsid w:val="00C3317B"/>
    <w:rsid w:val="00C54684"/>
    <w:rsid w:val="00C71DCA"/>
    <w:rsid w:val="00C91C2D"/>
    <w:rsid w:val="00CC4A93"/>
    <w:rsid w:val="00CD508B"/>
    <w:rsid w:val="00CE32E4"/>
    <w:rsid w:val="00CF1B32"/>
    <w:rsid w:val="00CF491E"/>
    <w:rsid w:val="00D02D08"/>
    <w:rsid w:val="00D05FD2"/>
    <w:rsid w:val="00D109BB"/>
    <w:rsid w:val="00D25197"/>
    <w:rsid w:val="00D31565"/>
    <w:rsid w:val="00D40D95"/>
    <w:rsid w:val="00D82127"/>
    <w:rsid w:val="00DB0A63"/>
    <w:rsid w:val="00DB7D0D"/>
    <w:rsid w:val="00E57FB7"/>
    <w:rsid w:val="00E904FA"/>
    <w:rsid w:val="00E90F7E"/>
    <w:rsid w:val="00EC2710"/>
    <w:rsid w:val="00ED1840"/>
    <w:rsid w:val="00F03C56"/>
    <w:rsid w:val="00F062E9"/>
    <w:rsid w:val="00F41183"/>
    <w:rsid w:val="00F715C0"/>
    <w:rsid w:val="00F90479"/>
    <w:rsid w:val="00F97262"/>
    <w:rsid w:val="00FD3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994198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0486"/>
    <w:rPr>
      <w:color w:val="808080"/>
    </w:rPr>
  </w:style>
  <w:style w:type="paragraph" w:customStyle="1" w:styleId="C085C143E00C4F448E18995E5C3BB7BF">
    <w:name w:val="C085C143E00C4F448E18995E5C3BB7BF"/>
    <w:rsid w:val="00430486"/>
    <w:rPr>
      <w:kern w:val="2"/>
      <w14:ligatures w14:val="standardContextual"/>
    </w:rPr>
  </w:style>
  <w:style w:type="paragraph" w:customStyle="1" w:styleId="52A95E2178D643B398D57C471B6FF8C51">
    <w:name w:val="52A95E2178D643B398D57C471B6FF8C51"/>
    <w:rsid w:val="002172D4"/>
    <w:pPr>
      <w:jc w:val="both"/>
    </w:pPr>
    <w:rPr>
      <w:rFonts w:ascii="Times New Roman" w:eastAsiaTheme="minorHAnsi" w:hAnsi="Times New Roman"/>
      <w:sz w:val="24"/>
      <w:lang w:eastAsia="en-US"/>
    </w:rPr>
  </w:style>
  <w:style w:type="paragraph" w:customStyle="1" w:styleId="CDDD6F0D24EA4D0CBAACF5AA0A0FC96C">
    <w:name w:val="CDDD6F0D24EA4D0CBAACF5AA0A0FC96C"/>
    <w:rsid w:val="00430486"/>
    <w:rPr>
      <w:kern w:val="2"/>
      <w14:ligatures w14:val="standardContextual"/>
    </w:rPr>
  </w:style>
  <w:style w:type="paragraph" w:customStyle="1" w:styleId="77D2C522BEFB418AAA9EC3698B609C40">
    <w:name w:val="77D2C522BEFB418AAA9EC3698B609C40"/>
    <w:rsid w:val="00430486"/>
    <w:rPr>
      <w:kern w:val="2"/>
      <w14:ligatures w14:val="standardContextual"/>
    </w:rPr>
  </w:style>
  <w:style w:type="paragraph" w:customStyle="1" w:styleId="E5BA75A3F39446F09D928844DD9668EC">
    <w:name w:val="E5BA75A3F39446F09D928844DD9668EC"/>
    <w:rsid w:val="00286DC7"/>
  </w:style>
  <w:style w:type="paragraph" w:customStyle="1" w:styleId="0854281D085A44849099F5E815DA7354">
    <w:name w:val="0854281D085A44849099F5E815DA7354"/>
    <w:rsid w:val="00430486"/>
    <w:rPr>
      <w:kern w:val="2"/>
      <w14:ligatures w14:val="standardContextual"/>
    </w:rPr>
  </w:style>
  <w:style w:type="paragraph" w:customStyle="1" w:styleId="B8C79DF0238E41A4B9CFEF5F72B0777E">
    <w:name w:val="B8C79DF0238E41A4B9CFEF5F72B0777E"/>
    <w:rsid w:val="00430486"/>
    <w:rPr>
      <w:kern w:val="2"/>
      <w14:ligatures w14:val="standardContextual"/>
    </w:rPr>
  </w:style>
  <w:style w:type="paragraph" w:customStyle="1" w:styleId="C62EA9ED1E5A44B3912716B4E7BB63AB">
    <w:name w:val="C62EA9ED1E5A44B3912716B4E7BB63AB"/>
    <w:rsid w:val="00430486"/>
    <w:rPr>
      <w:kern w:val="2"/>
      <w14:ligatures w14:val="standardContextual"/>
    </w:rPr>
  </w:style>
  <w:style w:type="paragraph" w:customStyle="1" w:styleId="D12899B8402549C09B73E168E7FD576B">
    <w:name w:val="D12899B8402549C09B73E168E7FD576B"/>
    <w:rsid w:val="00430486"/>
    <w:rPr>
      <w:kern w:val="2"/>
      <w14:ligatures w14:val="standardContextual"/>
    </w:rPr>
  </w:style>
  <w:style w:type="paragraph" w:customStyle="1" w:styleId="5AB397A4A2224CC58764031ECC62DC02">
    <w:name w:val="5AB397A4A2224CC58764031ECC62DC02"/>
    <w:rsid w:val="00430486"/>
    <w:rPr>
      <w:kern w:val="2"/>
      <w14:ligatures w14:val="standardContextual"/>
    </w:rPr>
  </w:style>
  <w:style w:type="paragraph" w:customStyle="1" w:styleId="BC642B7BE1F24CB79FD58FFD990C0555">
    <w:name w:val="BC642B7BE1F24CB79FD58FFD990C0555"/>
    <w:rsid w:val="00430486"/>
    <w:rPr>
      <w:kern w:val="2"/>
      <w14:ligatures w14:val="standardContextual"/>
    </w:rPr>
  </w:style>
  <w:style w:type="paragraph" w:customStyle="1" w:styleId="5D5E8CFB00C445F2B080075E713E8C48">
    <w:name w:val="5D5E8CFB00C445F2B080075E713E8C48"/>
    <w:rsid w:val="00430486"/>
    <w:rPr>
      <w:kern w:val="2"/>
      <w14:ligatures w14:val="standardContextual"/>
    </w:rPr>
  </w:style>
  <w:style w:type="paragraph" w:customStyle="1" w:styleId="56B8DC2551F34921BB325904EAF7331B">
    <w:name w:val="56B8DC2551F34921BB325904EAF7331B"/>
    <w:rsid w:val="0043048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4A558-0C9B-4DE9-A2E6-3F70A927D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2447</Words>
  <Characters>13462</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2023-11-19T04:39:00Z</dcterms:created>
  <dcterms:modified xsi:type="dcterms:W3CDTF">2023-11-19T04:39:00Z</dcterms:modified>
</cp:coreProperties>
</file>